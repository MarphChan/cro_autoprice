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163A8">
      <w:pPr>
        <w:pStyle w:val="15"/>
        <w:spacing w:line="400" w:lineRule="exact"/>
        <w:ind w:left="420" w:firstLine="0" w:firstLineChars="0"/>
        <w:jc w:val="center"/>
        <w:rPr>
          <w:rFonts w:hint="eastAsia" w:ascii="华文细黑" w:hAnsi="华文细黑" w:eastAsia="华文细黑"/>
          <w:sz w:val="44"/>
          <w:szCs w:val="40"/>
        </w:rPr>
      </w:pPr>
      <w:bookmarkStart w:id="58" w:name="_GoBack"/>
      <w:bookmarkEnd w:id="58"/>
      <w:r>
        <w:rPr>
          <w:rFonts w:hint="eastAsia" w:ascii="华文细黑" w:hAnsi="华文细黑" w:eastAsia="华文细黑"/>
          <w:sz w:val="44"/>
          <w:szCs w:val="40"/>
        </w:rPr>
        <w:t>投标文件</w:t>
      </w:r>
    </w:p>
    <w:p w14:paraId="0D2D4B5A">
      <w:pPr>
        <w:pStyle w:val="15"/>
        <w:spacing w:line="400" w:lineRule="exact"/>
        <w:ind w:left="420" w:firstLine="0" w:firstLineChars="0"/>
        <w:jc w:val="center"/>
        <w:rPr>
          <w:rFonts w:hint="eastAsia" w:ascii="华文细黑" w:hAnsi="华文细黑" w:eastAsia="华文细黑"/>
          <w:sz w:val="28"/>
          <w:szCs w:val="24"/>
        </w:rPr>
      </w:pPr>
    </w:p>
    <w:p w14:paraId="02EE3BB4">
      <w:pPr>
        <w:pStyle w:val="15"/>
        <w:spacing w:line="400" w:lineRule="exact"/>
        <w:ind w:left="420" w:firstLine="0" w:firstLineChars="0"/>
        <w:jc w:val="left"/>
        <w:rPr>
          <w:rFonts w:hint="eastAsia" w:ascii="华文细黑" w:hAnsi="华文细黑" w:eastAsia="华文细黑"/>
          <w:sz w:val="28"/>
          <w:szCs w:val="24"/>
        </w:rPr>
      </w:pPr>
      <w:r>
        <w:rPr>
          <w:rFonts w:hint="eastAsia" w:ascii="华文细黑" w:hAnsi="华文细黑" w:eastAsia="华文细黑"/>
          <w:sz w:val="28"/>
          <w:szCs w:val="24"/>
        </w:rPr>
        <w:t>招标单位：上海复宏汉霖生物技术股份有限公司</w:t>
      </w:r>
    </w:p>
    <w:p w14:paraId="66C9DCD8">
      <w:pPr>
        <w:pStyle w:val="15"/>
        <w:spacing w:line="400" w:lineRule="exact"/>
        <w:ind w:left="420" w:firstLine="0" w:firstLineChars="0"/>
        <w:jc w:val="left"/>
        <w:rPr>
          <w:rFonts w:hint="eastAsia" w:ascii="华文细黑" w:hAnsi="华文细黑" w:eastAsia="华文细黑"/>
          <w:sz w:val="28"/>
          <w:szCs w:val="24"/>
        </w:rPr>
      </w:pPr>
      <w:r>
        <w:rPr>
          <w:rFonts w:hint="eastAsia" w:ascii="华文细黑" w:hAnsi="华文细黑" w:eastAsia="华文细黑"/>
          <w:sz w:val="28"/>
          <w:szCs w:val="24"/>
        </w:rPr>
        <w:t>招标项目：</w:t>
      </w:r>
      <w:bookmarkStart w:id="0" w:name="OLE_LINK2"/>
      <w:r>
        <w:rPr>
          <w:rFonts w:ascii="Times New Roman" w:hAnsi="Times New Roman" w:eastAsia="华文细黑"/>
          <w:sz w:val="28"/>
          <w:szCs w:val="24"/>
        </w:rPr>
        <w:t>HLX68</w:t>
      </w:r>
      <w:r>
        <w:rPr>
          <w:rFonts w:hint="eastAsia" w:ascii="Times New Roman" w:hAnsi="Times New Roman" w:eastAsia="华文细黑"/>
          <w:sz w:val="28"/>
          <w:szCs w:val="24"/>
        </w:rPr>
        <w:t>临床前药代和</w:t>
      </w:r>
      <w:r>
        <w:rPr>
          <w:rFonts w:hint="eastAsia" w:ascii="华文细黑" w:hAnsi="华文细黑" w:eastAsia="华文细黑"/>
          <w:sz w:val="28"/>
          <w:szCs w:val="24"/>
        </w:rPr>
        <w:t>安全性评价</w:t>
      </w:r>
      <w:bookmarkEnd w:id="0"/>
    </w:p>
    <w:p w14:paraId="081F8440">
      <w:pPr>
        <w:pStyle w:val="15"/>
        <w:spacing w:line="400" w:lineRule="exact"/>
        <w:ind w:left="420" w:firstLine="0" w:firstLineChars="0"/>
        <w:jc w:val="left"/>
        <w:rPr>
          <w:rFonts w:ascii="Times New Roman" w:hAnsi="Times New Roman" w:eastAsia="华文细黑"/>
          <w:sz w:val="28"/>
          <w:szCs w:val="24"/>
        </w:rPr>
      </w:pPr>
      <w:r>
        <w:rPr>
          <w:rFonts w:hint="eastAsia" w:ascii="华文细黑" w:hAnsi="华文细黑" w:eastAsia="华文细黑"/>
          <w:sz w:val="28"/>
          <w:szCs w:val="24"/>
        </w:rPr>
        <w:t>招标内容：</w:t>
      </w:r>
      <w:r>
        <w:rPr>
          <w:rFonts w:hint="eastAsia" w:ascii="Times New Roman" w:hAnsi="Times New Roman" w:eastAsia="华文细黑"/>
          <w:sz w:val="28"/>
          <w:szCs w:val="24"/>
        </w:rPr>
        <w:t>HLX68临床前药代和</w:t>
      </w:r>
      <w:r>
        <w:rPr>
          <w:rFonts w:hint="eastAsia" w:ascii="华文细黑" w:hAnsi="华文细黑" w:eastAsia="华文细黑"/>
          <w:sz w:val="28"/>
          <w:szCs w:val="24"/>
        </w:rPr>
        <w:t>安全性评价</w:t>
      </w:r>
    </w:p>
    <w:p w14:paraId="7D6E74B3">
      <w:pPr>
        <w:pStyle w:val="15"/>
        <w:spacing w:line="400" w:lineRule="exact"/>
        <w:ind w:left="420" w:firstLine="0" w:firstLineChars="0"/>
        <w:jc w:val="left"/>
        <w:rPr>
          <w:rFonts w:ascii="Times New Roman" w:hAnsi="Times New Roman" w:cs="Arial"/>
          <w:b/>
          <w:sz w:val="20"/>
          <w:szCs w:val="20"/>
        </w:rPr>
      </w:pPr>
    </w:p>
    <w:p w14:paraId="765057C3">
      <w:pPr>
        <w:pStyle w:val="15"/>
        <w:spacing w:line="400" w:lineRule="exact"/>
        <w:ind w:left="420" w:firstLine="0" w:firstLineChars="0"/>
        <w:jc w:val="left"/>
        <w:rPr>
          <w:rFonts w:hint="eastAsia" w:ascii="华文细黑" w:hAnsi="华文细黑" w:eastAsia="华文细黑"/>
          <w:sz w:val="28"/>
          <w:szCs w:val="24"/>
        </w:rPr>
      </w:pPr>
    </w:p>
    <w:p w14:paraId="793BC73A">
      <w:pPr>
        <w:pStyle w:val="15"/>
        <w:spacing w:line="400" w:lineRule="exact"/>
        <w:ind w:left="420" w:firstLine="0" w:firstLineChars="0"/>
        <w:jc w:val="left"/>
        <w:rPr>
          <w:rFonts w:hint="eastAsia" w:ascii="华文细黑" w:hAnsi="华文细黑" w:eastAsia="华文细黑"/>
          <w:sz w:val="28"/>
          <w:szCs w:val="24"/>
        </w:rPr>
      </w:pPr>
      <w:r>
        <w:rPr>
          <w:rFonts w:hint="eastAsia" w:ascii="华文细黑" w:hAnsi="华文细黑" w:eastAsia="华文细黑"/>
          <w:sz w:val="28"/>
          <w:szCs w:val="24"/>
        </w:rPr>
        <w:t>投标单位：</w:t>
      </w:r>
    </w:p>
    <w:p w14:paraId="6A184862">
      <w:pPr>
        <w:pStyle w:val="15"/>
        <w:spacing w:line="400" w:lineRule="exact"/>
        <w:ind w:left="420" w:firstLine="0" w:firstLineChars="0"/>
        <w:jc w:val="left"/>
        <w:rPr>
          <w:rFonts w:hint="eastAsia" w:ascii="华文细黑" w:hAnsi="华文细黑" w:eastAsia="华文细黑"/>
          <w:sz w:val="28"/>
          <w:szCs w:val="24"/>
        </w:rPr>
      </w:pPr>
      <w:r>
        <w:rPr>
          <w:rFonts w:hint="eastAsia" w:ascii="华文细黑" w:hAnsi="华文细黑" w:eastAsia="华文细黑"/>
          <w:sz w:val="28"/>
          <w:szCs w:val="24"/>
        </w:rPr>
        <w:t>全权代表人：</w:t>
      </w:r>
    </w:p>
    <w:p w14:paraId="509A2C0E">
      <w:pPr>
        <w:pStyle w:val="15"/>
        <w:spacing w:line="400" w:lineRule="exact"/>
        <w:ind w:left="420" w:firstLine="0" w:firstLineChars="0"/>
        <w:jc w:val="left"/>
        <w:rPr>
          <w:rFonts w:hint="eastAsia" w:ascii="华文细黑" w:hAnsi="华文细黑" w:eastAsia="华文细黑"/>
          <w:sz w:val="28"/>
          <w:szCs w:val="24"/>
        </w:rPr>
      </w:pPr>
      <w:r>
        <w:rPr>
          <w:rFonts w:hint="eastAsia" w:ascii="华文细黑" w:hAnsi="华文细黑" w:eastAsia="华文细黑"/>
          <w:sz w:val="28"/>
          <w:szCs w:val="24"/>
        </w:rPr>
        <w:t>投标文件：技术标、商务标</w:t>
      </w:r>
    </w:p>
    <w:p w14:paraId="572C8078">
      <w:pPr>
        <w:pStyle w:val="15"/>
        <w:spacing w:line="400" w:lineRule="exact"/>
        <w:ind w:left="420" w:firstLine="0" w:firstLineChars="0"/>
        <w:jc w:val="left"/>
        <w:rPr>
          <w:rFonts w:hint="eastAsia" w:ascii="华文细黑" w:hAnsi="华文细黑" w:eastAsia="华文细黑"/>
          <w:sz w:val="28"/>
          <w:szCs w:val="24"/>
        </w:rPr>
      </w:pPr>
      <w:r>
        <w:rPr>
          <w:rFonts w:hint="eastAsia" w:ascii="华文细黑" w:hAnsi="华文细黑" w:eastAsia="华文细黑"/>
          <w:sz w:val="28"/>
          <w:szCs w:val="24"/>
        </w:rPr>
        <w:t xml:space="preserve">投标日期： </w:t>
      </w:r>
      <w:r>
        <w:rPr>
          <w:rFonts w:ascii="华文细黑" w:hAnsi="华文细黑" w:eastAsia="华文细黑"/>
          <w:sz w:val="28"/>
          <w:szCs w:val="24"/>
        </w:rPr>
        <w:t xml:space="preserve">  </w:t>
      </w:r>
      <w:r>
        <w:rPr>
          <w:rFonts w:hint="eastAsia" w:ascii="华文细黑" w:hAnsi="华文细黑" w:eastAsia="华文细黑"/>
          <w:sz w:val="28"/>
          <w:szCs w:val="24"/>
        </w:rPr>
        <w:t xml:space="preserve">年 </w:t>
      </w:r>
      <w:r>
        <w:rPr>
          <w:rFonts w:ascii="华文细黑" w:hAnsi="华文细黑" w:eastAsia="华文细黑"/>
          <w:sz w:val="28"/>
          <w:szCs w:val="24"/>
        </w:rPr>
        <w:t xml:space="preserve">   </w:t>
      </w:r>
      <w:r>
        <w:rPr>
          <w:rFonts w:hint="eastAsia" w:ascii="华文细黑" w:hAnsi="华文细黑" w:eastAsia="华文细黑"/>
          <w:sz w:val="28"/>
          <w:szCs w:val="24"/>
        </w:rPr>
        <w:t xml:space="preserve">月 </w:t>
      </w:r>
      <w:r>
        <w:rPr>
          <w:rFonts w:ascii="华文细黑" w:hAnsi="华文细黑" w:eastAsia="华文细黑"/>
          <w:sz w:val="28"/>
          <w:szCs w:val="24"/>
        </w:rPr>
        <w:t xml:space="preserve">   </w:t>
      </w:r>
      <w:r>
        <w:rPr>
          <w:rFonts w:hint="eastAsia" w:ascii="华文细黑" w:hAnsi="华文细黑" w:eastAsia="华文细黑"/>
          <w:sz w:val="28"/>
          <w:szCs w:val="24"/>
        </w:rPr>
        <w:t>日</w:t>
      </w:r>
    </w:p>
    <w:p w14:paraId="1BADE03D">
      <w:pPr>
        <w:pStyle w:val="15"/>
        <w:spacing w:line="400" w:lineRule="exact"/>
        <w:ind w:left="420" w:firstLine="0" w:firstLineChars="0"/>
        <w:jc w:val="left"/>
        <w:rPr>
          <w:rFonts w:hint="eastAsia" w:ascii="华文细黑" w:hAnsi="华文细黑" w:eastAsia="华文细黑"/>
          <w:sz w:val="24"/>
          <w:szCs w:val="24"/>
        </w:rPr>
      </w:pPr>
    </w:p>
    <w:p w14:paraId="1C51C334">
      <w:pPr>
        <w:widowControl/>
        <w:jc w:val="left"/>
        <w:rPr>
          <w:rFonts w:hint="eastAsia" w:ascii="华文细黑" w:hAnsi="华文细黑" w:eastAsia="华文细黑"/>
          <w:sz w:val="24"/>
          <w:szCs w:val="24"/>
        </w:rPr>
      </w:pPr>
      <w:r>
        <w:rPr>
          <w:rFonts w:ascii="华文细黑" w:hAnsi="华文细黑" w:eastAsia="华文细黑"/>
        </w:rPr>
        <w:br w:type="page"/>
      </w:r>
    </w:p>
    <w:sdt>
      <w:sdtPr>
        <w:rPr>
          <w:rFonts w:ascii="华文细黑" w:hAnsi="华文细黑" w:eastAsia="华文细黑" w:cs="Times New Roman"/>
          <w:color w:val="auto"/>
          <w:kern w:val="2"/>
          <w:sz w:val="21"/>
          <w:szCs w:val="22"/>
          <w:lang w:val="zh-CN"/>
        </w:rPr>
        <w:id w:val="-417173379"/>
        <w:docPartObj>
          <w:docPartGallery w:val="Table of Contents"/>
          <w:docPartUnique/>
        </w:docPartObj>
      </w:sdtPr>
      <w:sdtEndPr>
        <w:rPr>
          <w:rFonts w:ascii="华文细黑" w:hAnsi="华文细黑" w:eastAsia="华文细黑" w:cs="Times New Roman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0D2E48C6">
          <w:pPr>
            <w:pStyle w:val="18"/>
            <w:rPr>
              <w:rFonts w:hint="eastAsia" w:ascii="华文细黑" w:hAnsi="华文细黑" w:eastAsia="华文细黑"/>
            </w:rPr>
          </w:pPr>
          <w:r>
            <w:rPr>
              <w:rFonts w:ascii="华文细黑" w:hAnsi="华文细黑" w:eastAsia="华文细黑"/>
              <w:lang w:val="zh-CN"/>
            </w:rPr>
            <w:t>目录</w:t>
          </w:r>
        </w:p>
        <w:p w14:paraId="7CEBCC57">
          <w:pPr>
            <w:pStyle w:val="7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rPr>
              <w:rFonts w:ascii="华文细黑" w:hAnsi="华文细黑" w:eastAsia="华文细黑"/>
            </w:rPr>
            <w:fldChar w:fldCharType="begin"/>
          </w:r>
          <w:r>
            <w:rPr>
              <w:rFonts w:ascii="华文细黑" w:hAnsi="华文细黑" w:eastAsia="华文细黑"/>
            </w:rPr>
            <w:instrText xml:space="preserve"> TOC \o "1-3" \h \z \u </w:instrText>
          </w:r>
          <w:r>
            <w:rPr>
              <w:rFonts w:ascii="华文细黑" w:hAnsi="华文细黑" w:eastAsia="华文细黑"/>
            </w:rPr>
            <w:fldChar w:fldCharType="separate"/>
          </w:r>
          <w:r>
            <w:fldChar w:fldCharType="begin"/>
          </w:r>
          <w:r>
            <w:instrText xml:space="preserve"> HYPERLINK \l "_Toc184027877" </w:instrText>
          </w:r>
          <w:r>
            <w:fldChar w:fldCharType="separate"/>
          </w:r>
          <w:r>
            <w:rPr>
              <w:rStyle w:val="13"/>
              <w:rFonts w:ascii="华文细黑" w:hAnsi="华文细黑" w:eastAsia="华文细黑"/>
            </w:rPr>
            <w:t>一、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  <w:rFonts w:ascii="华文细黑" w:hAnsi="华文细黑" w:eastAsia="华文细黑"/>
            </w:rPr>
            <w:t>技术标</w:t>
          </w:r>
          <w:r>
            <w:tab/>
          </w:r>
          <w:r>
            <w:fldChar w:fldCharType="begin"/>
          </w:r>
          <w:r>
            <w:instrText xml:space="preserve"> PAGEREF _Toc184027877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0B170C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"_Toc184027878" </w:instrText>
          </w:r>
          <w:r>
            <w:fldChar w:fldCharType="separate"/>
          </w:r>
          <w:r>
            <w:rPr>
              <w:rStyle w:val="13"/>
            </w:rPr>
            <w:t>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NMPA、US、OECD GLP资质和实验动物使用等相关资质</w:t>
          </w:r>
          <w:r>
            <w:tab/>
          </w:r>
          <w:r>
            <w:fldChar w:fldCharType="begin"/>
          </w:r>
          <w:r>
            <w:instrText xml:space="preserve"> PAGEREF _Toc184027878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80186D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"_Toc184027879" </w:instrText>
          </w:r>
          <w:r>
            <w:fldChar w:fldCharType="separate"/>
          </w:r>
          <w:r>
            <w:rPr>
              <w:rStyle w:val="13"/>
            </w:rPr>
            <w:t>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近3年</w:t>
          </w:r>
          <w:r>
            <w:rPr>
              <w:rStyle w:val="13"/>
              <w:rFonts w:hint="eastAsia"/>
            </w:rPr>
            <w:t>双抗</w:t>
          </w:r>
          <w:r>
            <w:rPr>
              <w:rStyle w:val="13"/>
            </w:rPr>
            <w:t>药成功申报中美IND经验至少2例</w:t>
          </w:r>
          <w:r>
            <w:tab/>
          </w:r>
          <w:r>
            <w:fldChar w:fldCharType="begin"/>
          </w:r>
          <w:r>
            <w:instrText xml:space="preserve"> PAGEREF _Toc184027879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35EB2F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"_Toc184027880" </w:instrText>
          </w:r>
          <w:r>
            <w:fldChar w:fldCharType="separate"/>
          </w:r>
          <w:r>
            <w:rPr>
              <w:rStyle w:val="13"/>
            </w:rPr>
            <w:t>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近3年和复宏汉霖/复星集团合作经验</w:t>
          </w:r>
          <w:r>
            <w:tab/>
          </w:r>
          <w:r>
            <w:fldChar w:fldCharType="begin"/>
          </w:r>
          <w:r>
            <w:instrText xml:space="preserve"> PAGEREF _Toc184027880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8C3EE4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"_Toc184027881" </w:instrText>
          </w:r>
          <w:r>
            <w:fldChar w:fldCharType="separate"/>
          </w:r>
          <w:r>
            <w:rPr>
              <w:rStyle w:val="13"/>
            </w:rPr>
            <w:t>4.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拟指派给本项目团队成员情况（***委托计划，需填写）</w:t>
          </w:r>
          <w:r>
            <w:tab/>
          </w:r>
          <w:r>
            <w:fldChar w:fldCharType="begin"/>
          </w:r>
          <w:r>
            <w:instrText xml:space="preserve"> PAGEREF _Toc184027881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55A259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"_Toc184027882" </w:instrText>
          </w:r>
          <w:r>
            <w:fldChar w:fldCharType="separate"/>
          </w:r>
          <w:r>
            <w:rPr>
              <w:rStyle w:val="13"/>
            </w:rPr>
            <w:t>5.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试验方案和周期（实验开始时间的***个月内结题。）</w:t>
          </w:r>
          <w:r>
            <w:tab/>
          </w:r>
          <w:r>
            <w:fldChar w:fldCharType="begin"/>
          </w:r>
          <w:r>
            <w:instrText xml:space="preserve"> PAGEREF _Toc184027882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841EB00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"_Toc184027883" </w:instrText>
          </w:r>
          <w:r>
            <w:fldChar w:fldCharType="separate"/>
          </w:r>
          <w:r>
            <w:rPr>
              <w:rStyle w:val="13"/>
            </w:rPr>
            <w:t>6.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其他投标单位认为可以提高评分的文件</w:t>
          </w:r>
          <w:r>
            <w:tab/>
          </w:r>
          <w:r>
            <w:fldChar w:fldCharType="begin"/>
          </w:r>
          <w:r>
            <w:instrText xml:space="preserve"> PAGEREF _Toc184027883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3E14174">
          <w:pPr>
            <w:pStyle w:val="7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"_Toc184027884" </w:instrText>
          </w:r>
          <w:r>
            <w:fldChar w:fldCharType="separate"/>
          </w:r>
          <w:r>
            <w:rPr>
              <w:rStyle w:val="13"/>
              <w:rFonts w:ascii="华文细黑" w:hAnsi="华文细黑" w:eastAsia="华文细黑"/>
            </w:rPr>
            <w:t>二、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  <w:rFonts w:ascii="华文细黑" w:hAnsi="华文细黑" w:eastAsia="华文细黑"/>
            </w:rPr>
            <w:t>商务标</w:t>
          </w:r>
          <w:r>
            <w:tab/>
          </w:r>
          <w:r>
            <w:fldChar w:fldCharType="begin"/>
          </w:r>
          <w:r>
            <w:instrText xml:space="preserve"> PAGEREF _Toc184027884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398F2E8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"_Toc184027885" </w:instrText>
          </w:r>
          <w:r>
            <w:fldChar w:fldCharType="separate"/>
          </w:r>
          <w:r>
            <w:rPr>
              <w:rStyle w:val="13"/>
            </w:rPr>
            <w:t>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报价明细表（供应商模板，另附可编辑word/excel版本）</w:t>
          </w:r>
          <w:r>
            <w:tab/>
          </w:r>
          <w:r>
            <w:fldChar w:fldCharType="begin"/>
          </w:r>
          <w:r>
            <w:instrText xml:space="preserve"> PAGEREF _Toc184027885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AB7A2F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"_Toc184027889" </w:instrText>
          </w:r>
          <w:r>
            <w:fldChar w:fldCharType="separate"/>
          </w:r>
          <w:r>
            <w:rPr>
              <w:rStyle w:val="13"/>
            </w:rPr>
            <w:t>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报价汇总表</w:t>
          </w:r>
          <w:r>
            <w:tab/>
          </w:r>
          <w:r>
            <w:fldChar w:fldCharType="begin"/>
          </w:r>
          <w:r>
            <w:instrText xml:space="preserve"> PAGEREF _Toc184027889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7B36FC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"_Toc184027890" </w:instrText>
          </w:r>
          <w:r>
            <w:fldChar w:fldCharType="separate"/>
          </w:r>
          <w:r>
            <w:rPr>
              <w:rStyle w:val="13"/>
            </w:rPr>
            <w:t>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支付方式</w:t>
          </w:r>
          <w:r>
            <w:tab/>
          </w:r>
          <w:r>
            <w:fldChar w:fldCharType="begin"/>
          </w:r>
          <w:r>
            <w:instrText xml:space="preserve"> PAGEREF _Toc184027890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FF9608C">
          <w:pPr>
            <w:pStyle w:val="8"/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"_Toc184027891" </w:instrText>
          </w:r>
          <w:r>
            <w:fldChar w:fldCharType="separate"/>
          </w:r>
          <w:r>
            <w:rPr>
              <w:rStyle w:val="13"/>
            </w:rPr>
            <w:t>4.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13"/>
            </w:rPr>
            <w:t>其他投标单位认为可以提高评分的文件</w:t>
          </w:r>
          <w:r>
            <w:tab/>
          </w:r>
          <w:r>
            <w:fldChar w:fldCharType="begin"/>
          </w:r>
          <w:r>
            <w:instrText xml:space="preserve"> PAGEREF _Toc184027891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3AA9CAF">
          <w:pPr>
            <w:rPr>
              <w:rFonts w:hint="eastAsia" w:ascii="华文细黑" w:hAnsi="华文细黑" w:eastAsia="华文细黑"/>
            </w:rPr>
          </w:pPr>
          <w:r>
            <w:rPr>
              <w:rFonts w:ascii="华文细黑" w:hAnsi="华文细黑" w:eastAsia="华文细黑"/>
              <w:b/>
              <w:bCs/>
              <w:lang w:val="zh-CN"/>
            </w:rPr>
            <w:fldChar w:fldCharType="end"/>
          </w:r>
        </w:p>
      </w:sdtContent>
    </w:sdt>
    <w:p w14:paraId="3B537EA5">
      <w:pPr>
        <w:widowControl/>
        <w:jc w:val="left"/>
        <w:rPr>
          <w:rFonts w:hint="eastAsia" w:ascii="华文细黑" w:hAnsi="华文细黑" w:eastAsia="华文细黑"/>
          <w:b/>
          <w:bCs/>
          <w:sz w:val="24"/>
          <w:szCs w:val="24"/>
        </w:rPr>
      </w:pPr>
      <w:r>
        <w:rPr>
          <w:rFonts w:ascii="华文细黑" w:hAnsi="华文细黑" w:eastAsia="华文细黑"/>
          <w:b/>
          <w:bCs/>
          <w:sz w:val="24"/>
          <w:szCs w:val="24"/>
        </w:rPr>
        <w:br w:type="page"/>
      </w:r>
    </w:p>
    <w:p w14:paraId="0D30E35D">
      <w:pPr>
        <w:pStyle w:val="2"/>
        <w:numPr>
          <w:ilvl w:val="0"/>
          <w:numId w:val="1"/>
        </w:numPr>
        <w:spacing w:before="0" w:after="0" w:line="300" w:lineRule="auto"/>
        <w:jc w:val="left"/>
        <w:rPr>
          <w:rFonts w:hint="eastAsia" w:ascii="华文细黑" w:hAnsi="华文细黑" w:eastAsia="华文细黑"/>
          <w:color w:val="0070C0"/>
          <w:sz w:val="24"/>
          <w:szCs w:val="24"/>
        </w:rPr>
      </w:pPr>
      <w:bookmarkStart w:id="1" w:name="_Toc184027877"/>
      <w:r>
        <w:rPr>
          <w:rFonts w:hint="eastAsia" w:ascii="华文细黑" w:hAnsi="华文细黑" w:eastAsia="华文细黑"/>
          <w:color w:val="0070C0"/>
          <w:sz w:val="24"/>
          <w:szCs w:val="24"/>
        </w:rPr>
        <w:t>技术标</w:t>
      </w:r>
      <w:bookmarkEnd w:id="1"/>
    </w:p>
    <w:p w14:paraId="73B48E6B">
      <w:pPr>
        <w:pStyle w:val="3"/>
        <w:numPr>
          <w:ilvl w:val="1"/>
          <w:numId w:val="2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2" w:name="_Toc184027878"/>
      <w:bookmarkStart w:id="3" w:name="_Hlk68794700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N</w:t>
      </w:r>
      <w:r>
        <w:rPr>
          <w:rFonts w:ascii="华文细黑" w:hAnsi="华文细黑" w:eastAsia="华文细黑"/>
          <w:b w:val="0"/>
          <w:bCs w:val="0"/>
          <w:color w:val="0070C0"/>
          <w:sz w:val="21"/>
          <w:szCs w:val="21"/>
        </w:rPr>
        <w:t>MPA</w:t>
      </w:r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、U</w:t>
      </w:r>
      <w:r>
        <w:rPr>
          <w:rFonts w:ascii="华文细黑" w:hAnsi="华文细黑" w:eastAsia="华文细黑"/>
          <w:b w:val="0"/>
          <w:bCs w:val="0"/>
          <w:color w:val="0070C0"/>
          <w:sz w:val="21"/>
          <w:szCs w:val="21"/>
        </w:rPr>
        <w:t>S</w:t>
      </w:r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、O</w:t>
      </w:r>
      <w:r>
        <w:rPr>
          <w:rFonts w:ascii="华文细黑" w:hAnsi="华文细黑" w:eastAsia="华文细黑"/>
          <w:b w:val="0"/>
          <w:bCs w:val="0"/>
          <w:color w:val="0070C0"/>
          <w:sz w:val="21"/>
          <w:szCs w:val="21"/>
        </w:rPr>
        <w:t xml:space="preserve">ECD </w:t>
      </w:r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G</w:t>
      </w:r>
      <w:r>
        <w:rPr>
          <w:rFonts w:ascii="华文细黑" w:hAnsi="华文细黑" w:eastAsia="华文细黑"/>
          <w:b w:val="0"/>
          <w:bCs w:val="0"/>
          <w:color w:val="0070C0"/>
          <w:sz w:val="21"/>
          <w:szCs w:val="21"/>
        </w:rPr>
        <w:t>LP</w:t>
      </w:r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资质和实验动物使用等相关资质</w:t>
      </w:r>
      <w:bookmarkEnd w:id="2"/>
    </w:p>
    <w:p w14:paraId="3834CF13"/>
    <w:p w14:paraId="6BB18CA0">
      <w:pPr>
        <w:pStyle w:val="3"/>
        <w:numPr>
          <w:ilvl w:val="1"/>
          <w:numId w:val="2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4" w:name="_Toc184027879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近3年双抗药成功申报中美IND经验至少2例</w:t>
      </w:r>
      <w:bookmarkEnd w:id="4"/>
    </w:p>
    <w:p w14:paraId="7F99D7C0">
      <w:pPr>
        <w:rPr>
          <w:rFonts w:hint="eastAsia" w:ascii="华文细黑" w:hAnsi="华文细黑" w:eastAsia="华文细黑"/>
        </w:rPr>
      </w:pPr>
    </w:p>
    <w:p w14:paraId="51D88BF3">
      <w:pPr>
        <w:pStyle w:val="3"/>
        <w:numPr>
          <w:ilvl w:val="1"/>
          <w:numId w:val="2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5" w:name="_Toc184027880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近3年和复宏汉霖/复星集团合作经验</w:t>
      </w:r>
      <w:bookmarkEnd w:id="5"/>
    </w:p>
    <w:p w14:paraId="0B6D71BB">
      <w:pPr>
        <w:rPr>
          <w:rFonts w:hint="eastAsia" w:ascii="华文细黑" w:hAnsi="华文细黑" w:eastAsia="华文细黑"/>
        </w:rPr>
      </w:pPr>
    </w:p>
    <w:p w14:paraId="766D6A47">
      <w:pPr>
        <w:pStyle w:val="3"/>
        <w:numPr>
          <w:ilvl w:val="1"/>
          <w:numId w:val="2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6" w:name="_Toc184027881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拟指派给本项目团队成员情况（</w:t>
      </w:r>
      <w:r>
        <w:rPr>
          <w:rFonts w:ascii="华文细黑" w:hAnsi="华文细黑" w:eastAsia="华文细黑"/>
          <w:sz w:val="28"/>
          <w:szCs w:val="24"/>
        </w:rPr>
        <w:t>***</w:t>
      </w:r>
      <w:r>
        <w:rPr>
          <w:rFonts w:hint="eastAsia" w:ascii="华文细黑" w:hAnsi="华文细黑" w:eastAsia="华文细黑"/>
          <w:b w:val="0"/>
          <w:bCs w:val="0"/>
          <w:color w:val="0070C0"/>
          <w:sz w:val="30"/>
          <w:szCs w:val="30"/>
        </w:rPr>
        <w:t>委托计划，需填写</w:t>
      </w:r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）</w:t>
      </w:r>
      <w:bookmarkEnd w:id="6"/>
    </w:p>
    <w:p w14:paraId="46432B57">
      <w:pPr>
        <w:rPr>
          <w:rFonts w:hint="eastAsia" w:ascii="华文细黑" w:hAnsi="华文细黑" w:eastAsia="华文细黑"/>
        </w:rPr>
      </w:pPr>
    </w:p>
    <w:tbl>
      <w:tblPr>
        <w:tblStyle w:val="10"/>
        <w:tblpPr w:leftFromText="180" w:rightFromText="180" w:vertAnchor="text" w:horzAnchor="margin" w:tblpXSpec="center" w:tblpY="-25"/>
        <w:tblW w:w="9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980"/>
        <w:gridCol w:w="2743"/>
        <w:gridCol w:w="3377"/>
      </w:tblGrid>
      <w:tr w14:paraId="43F0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exact"/>
        </w:trPr>
        <w:tc>
          <w:tcPr>
            <w:tcW w:w="1368" w:type="dxa"/>
            <w:vAlign w:val="center"/>
          </w:tcPr>
          <w:p w14:paraId="7997588F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  <w:r>
              <w:rPr>
                <w:rFonts w:hint="eastAsia" w:ascii="华文细黑" w:hAnsi="华文细黑" w:eastAsia="华文细黑"/>
                <w:szCs w:val="21"/>
              </w:rPr>
              <w:t>姓名</w:t>
            </w:r>
          </w:p>
        </w:tc>
        <w:tc>
          <w:tcPr>
            <w:tcW w:w="1980" w:type="dxa"/>
            <w:vAlign w:val="center"/>
          </w:tcPr>
          <w:p w14:paraId="3E2D5511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  <w:r>
              <w:rPr>
                <w:rFonts w:hint="eastAsia" w:ascii="华文细黑" w:hAnsi="华文细黑" w:eastAsia="华文细黑"/>
                <w:szCs w:val="21"/>
              </w:rPr>
              <w:t>职务/职称</w:t>
            </w:r>
          </w:p>
        </w:tc>
        <w:tc>
          <w:tcPr>
            <w:tcW w:w="2743" w:type="dxa"/>
            <w:vAlign w:val="center"/>
          </w:tcPr>
          <w:p w14:paraId="6C255566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  <w:r>
              <w:rPr>
                <w:rFonts w:hint="eastAsia" w:ascii="华文细黑" w:hAnsi="华文细黑" w:eastAsia="华文细黑"/>
                <w:szCs w:val="21"/>
              </w:rPr>
              <w:t>工作职责</w:t>
            </w:r>
          </w:p>
        </w:tc>
        <w:tc>
          <w:tcPr>
            <w:tcW w:w="3377" w:type="dxa"/>
            <w:vAlign w:val="center"/>
          </w:tcPr>
          <w:p w14:paraId="0952AE2D">
            <w:pPr>
              <w:spacing w:line="360" w:lineRule="auto"/>
              <w:jc w:val="center"/>
              <w:rPr>
                <w:rFonts w:hint="eastAsia" w:ascii="华文细黑" w:hAnsi="华文细黑" w:eastAsia="华文细黑"/>
                <w:color w:val="000000"/>
                <w:szCs w:val="21"/>
              </w:rPr>
            </w:pPr>
            <w:r>
              <w:rPr>
                <w:rFonts w:hint="eastAsia" w:ascii="华文细黑" w:hAnsi="华文细黑" w:eastAsia="华文细黑"/>
                <w:szCs w:val="21"/>
              </w:rPr>
              <w:t>从业年限</w:t>
            </w:r>
            <w:r>
              <w:rPr>
                <w:rFonts w:hint="eastAsia" w:ascii="华文细黑" w:hAnsi="华文细黑" w:eastAsia="华文细黑"/>
                <w:color w:val="000000"/>
                <w:szCs w:val="21"/>
              </w:rPr>
              <w:t>及主要业绩和资质</w:t>
            </w:r>
          </w:p>
        </w:tc>
      </w:tr>
      <w:tr w14:paraId="197A6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68" w:type="dxa"/>
            <w:vAlign w:val="center"/>
          </w:tcPr>
          <w:p w14:paraId="02071F77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664EDC0A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2743" w:type="dxa"/>
            <w:vAlign w:val="center"/>
          </w:tcPr>
          <w:p w14:paraId="7A5C543B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3377" w:type="dxa"/>
            <w:vAlign w:val="center"/>
          </w:tcPr>
          <w:p w14:paraId="43186228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</w:tr>
      <w:tr w14:paraId="6831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68" w:type="dxa"/>
            <w:vAlign w:val="center"/>
          </w:tcPr>
          <w:p w14:paraId="072C9316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54137334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2743" w:type="dxa"/>
            <w:vAlign w:val="center"/>
          </w:tcPr>
          <w:p w14:paraId="09378549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3377" w:type="dxa"/>
            <w:vAlign w:val="center"/>
          </w:tcPr>
          <w:p w14:paraId="3200EA82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</w:tr>
      <w:tr w14:paraId="021C0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68" w:type="dxa"/>
            <w:vAlign w:val="center"/>
          </w:tcPr>
          <w:p w14:paraId="44344365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240A6032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2743" w:type="dxa"/>
            <w:vAlign w:val="center"/>
          </w:tcPr>
          <w:p w14:paraId="3D192439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3377" w:type="dxa"/>
            <w:vAlign w:val="center"/>
          </w:tcPr>
          <w:p w14:paraId="088F722E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</w:tr>
      <w:tr w14:paraId="1746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68" w:type="dxa"/>
            <w:vAlign w:val="center"/>
          </w:tcPr>
          <w:p w14:paraId="098C6618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6A355519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2743" w:type="dxa"/>
            <w:vAlign w:val="center"/>
          </w:tcPr>
          <w:p w14:paraId="1B0EA1A0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3377" w:type="dxa"/>
            <w:vAlign w:val="center"/>
          </w:tcPr>
          <w:p w14:paraId="1B5B43DB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</w:tr>
      <w:tr w14:paraId="4AAA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68" w:type="dxa"/>
            <w:vAlign w:val="center"/>
          </w:tcPr>
          <w:p w14:paraId="147416F2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44A0F4F1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2743" w:type="dxa"/>
            <w:vAlign w:val="center"/>
          </w:tcPr>
          <w:p w14:paraId="6DE18FC6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  <w:tc>
          <w:tcPr>
            <w:tcW w:w="3377" w:type="dxa"/>
            <w:vAlign w:val="center"/>
          </w:tcPr>
          <w:p w14:paraId="0155910D">
            <w:pPr>
              <w:spacing w:line="360" w:lineRule="auto"/>
              <w:jc w:val="center"/>
              <w:rPr>
                <w:rFonts w:hint="eastAsia" w:ascii="华文细黑" w:hAnsi="华文细黑" w:eastAsia="华文细黑"/>
                <w:szCs w:val="21"/>
              </w:rPr>
            </w:pPr>
          </w:p>
        </w:tc>
      </w:tr>
      <w:bookmarkEnd w:id="3"/>
    </w:tbl>
    <w:p w14:paraId="2FDAD095">
      <w:pPr>
        <w:pStyle w:val="3"/>
        <w:numPr>
          <w:ilvl w:val="1"/>
          <w:numId w:val="2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7" w:name="_Toc184027882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试验方案和周期（</w:t>
      </w:r>
      <w:r>
        <w:rPr>
          <w:rFonts w:ascii="华文细黑" w:hAnsi="华文细黑" w:eastAsia="华文细黑"/>
          <w:b w:val="0"/>
          <w:bCs w:val="0"/>
          <w:color w:val="0070C0"/>
          <w:sz w:val="21"/>
          <w:szCs w:val="21"/>
        </w:rPr>
        <w:t>实验开始时间的</w:t>
      </w:r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***</w:t>
      </w:r>
      <w:r>
        <w:rPr>
          <w:rFonts w:ascii="华文细黑" w:hAnsi="华文细黑" w:eastAsia="华文细黑"/>
          <w:b w:val="0"/>
          <w:bCs w:val="0"/>
          <w:color w:val="0070C0"/>
          <w:sz w:val="21"/>
          <w:szCs w:val="21"/>
        </w:rPr>
        <w:t>个月内</w:t>
      </w:r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结题。）</w:t>
      </w:r>
      <w:bookmarkEnd w:id="7"/>
    </w:p>
    <w:p w14:paraId="7084555C">
      <w:pPr>
        <w:pStyle w:val="3"/>
        <w:numPr>
          <w:ilvl w:val="1"/>
          <w:numId w:val="2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8" w:name="_Toc184027883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其他投标单位认为可以提高评分的文件</w:t>
      </w:r>
      <w:bookmarkEnd w:id="8"/>
    </w:p>
    <w:p w14:paraId="7C1298FE"/>
    <w:p w14:paraId="74D53D1C"/>
    <w:p w14:paraId="41E81618">
      <w:pPr>
        <w:pStyle w:val="2"/>
        <w:numPr>
          <w:ilvl w:val="0"/>
          <w:numId w:val="1"/>
        </w:numPr>
        <w:spacing w:before="0" w:after="0" w:line="300" w:lineRule="auto"/>
        <w:jc w:val="left"/>
        <w:rPr>
          <w:rFonts w:hint="eastAsia" w:ascii="华文细黑" w:hAnsi="华文细黑" w:eastAsia="华文细黑"/>
          <w:color w:val="0070C0"/>
          <w:sz w:val="24"/>
          <w:szCs w:val="24"/>
        </w:rPr>
      </w:pPr>
      <w:bookmarkStart w:id="9" w:name="_Toc184027884"/>
      <w:r>
        <w:rPr>
          <w:rFonts w:hint="eastAsia" w:ascii="华文细黑" w:hAnsi="华文细黑" w:eastAsia="华文细黑"/>
          <w:color w:val="0070C0"/>
          <w:sz w:val="24"/>
          <w:szCs w:val="24"/>
        </w:rPr>
        <w:t>商务标</w:t>
      </w:r>
      <w:bookmarkEnd w:id="9"/>
    </w:p>
    <w:p w14:paraId="71CC4F90">
      <w:pPr>
        <w:pStyle w:val="3"/>
        <w:numPr>
          <w:ilvl w:val="1"/>
          <w:numId w:val="3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10" w:name="_Toc68193985"/>
      <w:bookmarkStart w:id="11" w:name="_Toc184027885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报价明细表（供应商模板，另附可编辑word/excel版本）</w:t>
      </w:r>
      <w:bookmarkEnd w:id="10"/>
      <w:bookmarkEnd w:id="11"/>
    </w:p>
    <w:p w14:paraId="2F258D0B"/>
    <w:p w14:paraId="356EB26E">
      <w:pPr>
        <w:pStyle w:val="15"/>
        <w:keepNext/>
        <w:keepLines/>
        <w:numPr>
          <w:ilvl w:val="0"/>
          <w:numId w:val="4"/>
        </w:numPr>
        <w:spacing w:line="300" w:lineRule="auto"/>
        <w:ind w:firstLineChars="0"/>
        <w:outlineLvl w:val="1"/>
        <w:rPr>
          <w:rFonts w:hint="eastAsia" w:ascii="华文细黑" w:hAnsi="华文细黑" w:eastAsia="华文细黑" w:cstheme="majorBidi"/>
          <w:vanish/>
          <w:color w:val="0070C0"/>
          <w:szCs w:val="21"/>
        </w:rPr>
      </w:pPr>
      <w:bookmarkStart w:id="12" w:name="_Toc68181001"/>
      <w:bookmarkEnd w:id="12"/>
      <w:bookmarkStart w:id="13" w:name="_Toc68181049"/>
      <w:bookmarkEnd w:id="13"/>
      <w:bookmarkStart w:id="14" w:name="_Toc68181183"/>
      <w:bookmarkEnd w:id="14"/>
      <w:bookmarkStart w:id="15" w:name="_Toc68193986"/>
      <w:bookmarkEnd w:id="15"/>
      <w:bookmarkStart w:id="16" w:name="_Toc68794811"/>
      <w:bookmarkEnd w:id="16"/>
      <w:bookmarkStart w:id="17" w:name="_Toc92188417"/>
      <w:bookmarkEnd w:id="17"/>
      <w:bookmarkStart w:id="18" w:name="_Toc184027886"/>
      <w:bookmarkEnd w:id="18"/>
      <w:bookmarkStart w:id="19" w:name="_Toc68165061"/>
      <w:bookmarkEnd w:id="19"/>
      <w:bookmarkStart w:id="20" w:name="_Toc68794832"/>
      <w:bookmarkEnd w:id="20"/>
      <w:bookmarkStart w:id="21" w:name="_Toc104305658"/>
      <w:bookmarkEnd w:id="21"/>
      <w:bookmarkStart w:id="22" w:name="_Toc68165700"/>
      <w:bookmarkEnd w:id="22"/>
      <w:bookmarkStart w:id="23" w:name="_Toc67991935"/>
    </w:p>
    <w:p w14:paraId="72BFE3D9">
      <w:pPr>
        <w:pStyle w:val="15"/>
        <w:keepNext/>
        <w:keepLines/>
        <w:numPr>
          <w:ilvl w:val="0"/>
          <w:numId w:val="4"/>
        </w:numPr>
        <w:spacing w:line="300" w:lineRule="auto"/>
        <w:ind w:firstLineChars="0"/>
        <w:outlineLvl w:val="1"/>
        <w:rPr>
          <w:rFonts w:hint="eastAsia" w:ascii="华文细黑" w:hAnsi="华文细黑" w:eastAsia="华文细黑" w:cstheme="majorBidi"/>
          <w:vanish/>
          <w:color w:val="0070C0"/>
          <w:szCs w:val="21"/>
        </w:rPr>
      </w:pPr>
      <w:bookmarkStart w:id="24" w:name="_Toc68193987"/>
      <w:bookmarkEnd w:id="24"/>
      <w:bookmarkStart w:id="25" w:name="_Toc184027887"/>
      <w:bookmarkEnd w:id="25"/>
      <w:bookmarkStart w:id="26" w:name="_Toc92188418"/>
      <w:bookmarkEnd w:id="26"/>
      <w:bookmarkStart w:id="27" w:name="_Toc68794812"/>
      <w:bookmarkEnd w:id="27"/>
      <w:bookmarkStart w:id="28" w:name="_Toc68794833"/>
      <w:bookmarkEnd w:id="28"/>
      <w:bookmarkStart w:id="29" w:name="_Toc68165701"/>
      <w:bookmarkEnd w:id="29"/>
      <w:bookmarkStart w:id="30" w:name="_Toc68181184"/>
      <w:bookmarkEnd w:id="30"/>
      <w:bookmarkStart w:id="31" w:name="_Toc104305659"/>
      <w:bookmarkEnd w:id="31"/>
      <w:bookmarkStart w:id="32" w:name="_Toc68181050"/>
      <w:bookmarkEnd w:id="32"/>
      <w:bookmarkStart w:id="33" w:name="_Toc68165062"/>
      <w:bookmarkEnd w:id="33"/>
      <w:bookmarkStart w:id="34" w:name="_Toc68181002"/>
      <w:bookmarkEnd w:id="34"/>
    </w:p>
    <w:p w14:paraId="4694FD62">
      <w:pPr>
        <w:pStyle w:val="15"/>
        <w:keepNext/>
        <w:keepLines/>
        <w:numPr>
          <w:ilvl w:val="0"/>
          <w:numId w:val="4"/>
        </w:numPr>
        <w:spacing w:line="300" w:lineRule="auto"/>
        <w:ind w:firstLineChars="0"/>
        <w:outlineLvl w:val="1"/>
        <w:rPr>
          <w:rFonts w:hint="eastAsia" w:ascii="华文细黑" w:hAnsi="华文细黑" w:eastAsia="华文细黑" w:cstheme="majorBidi"/>
          <w:vanish/>
          <w:color w:val="0070C0"/>
          <w:szCs w:val="21"/>
        </w:rPr>
      </w:pPr>
      <w:bookmarkStart w:id="35" w:name="_Toc184027888"/>
      <w:bookmarkEnd w:id="35"/>
      <w:bookmarkStart w:id="36" w:name="_Toc68794813"/>
      <w:bookmarkEnd w:id="36"/>
      <w:bookmarkStart w:id="37" w:name="_Toc104305660"/>
      <w:bookmarkEnd w:id="37"/>
      <w:bookmarkStart w:id="38" w:name="_Toc68181003"/>
      <w:bookmarkEnd w:id="38"/>
      <w:bookmarkStart w:id="39" w:name="_Toc68181051"/>
      <w:bookmarkEnd w:id="39"/>
      <w:bookmarkStart w:id="40" w:name="_Toc68794834"/>
      <w:bookmarkEnd w:id="40"/>
      <w:bookmarkStart w:id="41" w:name="_Toc92188419"/>
      <w:bookmarkEnd w:id="41"/>
      <w:bookmarkStart w:id="42" w:name="_Toc68165063"/>
      <w:bookmarkEnd w:id="42"/>
      <w:bookmarkStart w:id="43" w:name="_Toc68165702"/>
      <w:bookmarkEnd w:id="43"/>
      <w:bookmarkStart w:id="44" w:name="_Toc68181185"/>
      <w:bookmarkEnd w:id="44"/>
      <w:bookmarkStart w:id="45" w:name="_Toc68193988"/>
      <w:bookmarkEnd w:id="45"/>
    </w:p>
    <w:bookmarkEnd w:id="23"/>
    <w:p w14:paraId="5CC974B0">
      <w:pPr>
        <w:pStyle w:val="3"/>
        <w:numPr>
          <w:ilvl w:val="1"/>
          <w:numId w:val="3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46" w:name="_Toc184027889"/>
      <w:bookmarkStart w:id="47" w:name="_Toc68193989"/>
      <w:bookmarkStart w:id="48" w:name="_Toc67991936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报价汇总表</w:t>
      </w:r>
      <w:bookmarkEnd w:id="46"/>
      <w:bookmarkEnd w:id="47"/>
      <w:bookmarkEnd w:id="48"/>
    </w:p>
    <w:p w14:paraId="2D0E9A5E"/>
    <w:p w14:paraId="15195581">
      <w:pPr>
        <w:pStyle w:val="3"/>
        <w:numPr>
          <w:ilvl w:val="1"/>
          <w:numId w:val="3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49" w:name="_Toc184027890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支付方式</w:t>
      </w:r>
      <w:bookmarkEnd w:id="49"/>
    </w:p>
    <w:p w14:paraId="07F1E3CC">
      <w:pPr>
        <w:pStyle w:val="15"/>
        <w:ind w:left="360" w:firstLine="0" w:firstLineChars="0"/>
        <w:rPr>
          <w:rFonts w:hint="eastAsia" w:ascii="华文细黑" w:hAnsi="华文细黑" w:eastAsia="华文细黑"/>
          <w:color w:val="767171" w:themeColor="background2" w:themeShade="80"/>
        </w:rPr>
      </w:pPr>
      <w:r>
        <w:rPr>
          <w:rFonts w:hint="eastAsia" w:ascii="华文细黑" w:hAnsi="华文细黑" w:eastAsia="华文细黑"/>
          <w:color w:val="767171" w:themeColor="background2" w:themeShade="80"/>
        </w:rPr>
        <w:t>复宏汉霖期望首付款比例不超过30%，账期60天，尾款不低于30%。</w:t>
      </w:r>
    </w:p>
    <w:p w14:paraId="65BCC9D8">
      <w:pPr>
        <w:rPr>
          <w:rFonts w:hint="eastAsia" w:ascii="华文细黑" w:hAnsi="华文细黑" w:eastAsia="华文细黑"/>
          <w:color w:val="767171" w:themeColor="background2" w:themeShade="80"/>
        </w:rPr>
      </w:pPr>
    </w:p>
    <w:p w14:paraId="16986147">
      <w:pPr>
        <w:pStyle w:val="3"/>
        <w:numPr>
          <w:ilvl w:val="1"/>
          <w:numId w:val="3"/>
        </w:numPr>
        <w:spacing w:before="0" w:after="0" w:line="300" w:lineRule="auto"/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</w:pPr>
      <w:bookmarkStart w:id="50" w:name="_Toc67991938"/>
      <w:bookmarkStart w:id="51" w:name="_Toc68193990"/>
      <w:bookmarkStart w:id="52" w:name="_Toc184027891"/>
      <w:r>
        <w:rPr>
          <w:rFonts w:hint="eastAsia" w:ascii="华文细黑" w:hAnsi="华文细黑" w:eastAsia="华文细黑"/>
          <w:b w:val="0"/>
          <w:bCs w:val="0"/>
          <w:color w:val="0070C0"/>
          <w:sz w:val="21"/>
          <w:szCs w:val="21"/>
        </w:rPr>
        <w:t>其他投标单位认为可以提高评分的文件</w:t>
      </w:r>
      <w:bookmarkEnd w:id="50"/>
      <w:bookmarkEnd w:id="51"/>
      <w:bookmarkEnd w:id="52"/>
    </w:p>
    <w:p w14:paraId="7F5F9272"/>
    <w:p w14:paraId="67FBA510"/>
    <w:p w14:paraId="3C6F1CD5"/>
    <w:p w14:paraId="523D60E0"/>
    <w:p w14:paraId="58ABDC54">
      <w:pPr>
        <w:rPr>
          <w:rFonts w:hint="eastAsia" w:ascii="华文细黑" w:hAnsi="华文细黑" w:eastAsia="华文细黑"/>
          <w:color w:val="767171" w:themeColor="background2" w:themeShade="80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5BC7AA6">
      <w:pPr>
        <w:rPr>
          <w:rFonts w:hint="eastAsia" w:ascii="华文细黑" w:hAnsi="华文细黑" w:eastAsia="华文细黑"/>
          <w:color w:val="767171" w:themeColor="background2" w:themeShade="80"/>
        </w:rPr>
      </w:pPr>
    </w:p>
    <w:p w14:paraId="4418B6DB">
      <w:pPr>
        <w:rPr>
          <w:b/>
          <w:bCs/>
        </w:rPr>
      </w:pPr>
      <w:r>
        <w:rPr>
          <w:rFonts w:hint="eastAsia"/>
          <w:b/>
          <w:bCs/>
        </w:rPr>
        <w:t>试验需求：</w:t>
      </w:r>
    </w:p>
    <w:p w14:paraId="354404BF">
      <w:pPr>
        <w:rPr>
          <w:b/>
          <w:bCs/>
        </w:rPr>
      </w:pPr>
      <w:r>
        <w:rPr>
          <w:rFonts w:hint="eastAsia"/>
          <w:b/>
          <w:bCs/>
        </w:rPr>
        <w:t>制剂分析和生物分析</w:t>
      </w:r>
    </w:p>
    <w:tbl>
      <w:tblPr>
        <w:tblStyle w:val="2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1711"/>
        <w:gridCol w:w="4887"/>
      </w:tblGrid>
      <w:tr w14:paraId="7ECE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pct"/>
            <w:vAlign w:val="center"/>
          </w:tcPr>
          <w:p w14:paraId="2939B59A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类别</w:t>
            </w:r>
          </w:p>
        </w:tc>
        <w:tc>
          <w:tcPr>
            <w:tcW w:w="1004" w:type="pct"/>
            <w:vAlign w:val="center"/>
          </w:tcPr>
          <w:p w14:paraId="25F89FBA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试验类型</w:t>
            </w:r>
          </w:p>
        </w:tc>
        <w:tc>
          <w:tcPr>
            <w:tcW w:w="2867" w:type="pct"/>
            <w:vAlign w:val="center"/>
          </w:tcPr>
          <w:p w14:paraId="4E1460AF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试验系统</w:t>
            </w:r>
          </w:p>
        </w:tc>
      </w:tr>
      <w:tr w14:paraId="5B88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pct"/>
            <w:vMerge w:val="restart"/>
            <w:vAlign w:val="center"/>
          </w:tcPr>
          <w:p w14:paraId="4155B4C5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分析方法</w:t>
            </w:r>
          </w:p>
          <w:p w14:paraId="1004C6B5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(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验证</w:t>
            </w: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遵循CFDA,FDA,OECD GLP)</w:t>
            </w:r>
          </w:p>
        </w:tc>
        <w:tc>
          <w:tcPr>
            <w:tcW w:w="1004" w:type="pct"/>
            <w:vAlign w:val="center"/>
          </w:tcPr>
          <w:p w14:paraId="2247B8C4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PMingLiU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血药浓度分析</w:t>
            </w:r>
          </w:p>
        </w:tc>
        <w:tc>
          <w:tcPr>
            <w:tcW w:w="2867" w:type="pct"/>
            <w:vAlign w:val="center"/>
          </w:tcPr>
          <w:p w14:paraId="3487F4B8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PMingLiU"/>
                <w:sz w:val="21"/>
                <w:szCs w:val="21"/>
                <w:lang w:eastAsia="zh-TW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方法开发（食蟹猴和小型猪）</w:t>
            </w:r>
          </w:p>
          <w:p w14:paraId="5EC4158D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检测基质：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食蟹猴和小型猪血清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；</w:t>
            </w:r>
          </w:p>
          <w:p w14:paraId="237BB2D8">
            <w:pPr>
              <w:numPr>
                <w:ilvl w:val="0"/>
                <w:numId w:val="5"/>
              </w:num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4"/>
                <w:szCs w:val="21"/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检测物质：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HLX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68 (ELISA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，2种ELISA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f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ormat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对比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)</w:t>
            </w:r>
          </w:p>
        </w:tc>
      </w:tr>
      <w:tr w14:paraId="19B6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pct"/>
            <w:vMerge w:val="continue"/>
            <w:vAlign w:val="center"/>
          </w:tcPr>
          <w:p w14:paraId="27A7A433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4"/>
                <w:szCs w:val="21"/>
                <w:lang w:eastAsia="zh-TW"/>
              </w:rPr>
            </w:pPr>
          </w:p>
        </w:tc>
        <w:tc>
          <w:tcPr>
            <w:tcW w:w="1004" w:type="pct"/>
            <w:vAlign w:val="center"/>
          </w:tcPr>
          <w:p w14:paraId="6553058D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PMingLiU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ADA分析</w:t>
            </w:r>
          </w:p>
        </w:tc>
        <w:tc>
          <w:tcPr>
            <w:tcW w:w="2867" w:type="pct"/>
            <w:vAlign w:val="center"/>
          </w:tcPr>
          <w:p w14:paraId="3D08E7EF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PMingLiU"/>
                <w:sz w:val="21"/>
                <w:szCs w:val="21"/>
                <w:lang w:eastAsia="zh-TW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方法开发（食蟹猴和小型猪）</w:t>
            </w:r>
          </w:p>
        </w:tc>
      </w:tr>
      <w:tr w14:paraId="4BD5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pct"/>
            <w:vMerge w:val="continue"/>
            <w:vAlign w:val="center"/>
          </w:tcPr>
          <w:p w14:paraId="0EA674C4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4"/>
                <w:szCs w:val="21"/>
                <w:lang w:eastAsia="zh-TW"/>
              </w:rPr>
            </w:pPr>
          </w:p>
        </w:tc>
        <w:tc>
          <w:tcPr>
            <w:tcW w:w="1004" w:type="pct"/>
            <w:vAlign w:val="center"/>
          </w:tcPr>
          <w:p w14:paraId="22DA4358">
            <w:pPr>
              <w:adjustRightInd w:val="0"/>
              <w:snapToGrid w:val="0"/>
              <w:spacing w:line="360" w:lineRule="auto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供试品制剂浓度分析</w:t>
            </w:r>
          </w:p>
        </w:tc>
        <w:tc>
          <w:tcPr>
            <w:tcW w:w="2867" w:type="pct"/>
            <w:vAlign w:val="center"/>
          </w:tcPr>
          <w:p w14:paraId="2A564D07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UV</w:t>
            </w: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方法验证</w:t>
            </w:r>
          </w:p>
        </w:tc>
      </w:tr>
      <w:tr w14:paraId="30A8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pct"/>
            <w:vMerge w:val="continue"/>
            <w:vAlign w:val="center"/>
          </w:tcPr>
          <w:p w14:paraId="65F32F44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4"/>
                <w:szCs w:val="21"/>
                <w:lang w:eastAsia="zh-TW"/>
              </w:rPr>
            </w:pPr>
          </w:p>
        </w:tc>
        <w:tc>
          <w:tcPr>
            <w:tcW w:w="1004" w:type="pct"/>
            <w:vAlign w:val="center"/>
          </w:tcPr>
          <w:p w14:paraId="3D69221D">
            <w:pPr>
              <w:adjustRightInd w:val="0"/>
              <w:snapToGrid w:val="0"/>
              <w:spacing w:line="360" w:lineRule="auto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血药浓度分析</w:t>
            </w:r>
          </w:p>
        </w:tc>
        <w:tc>
          <w:tcPr>
            <w:tcW w:w="2867" w:type="pct"/>
            <w:vAlign w:val="center"/>
          </w:tcPr>
          <w:p w14:paraId="054E8748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方法验证（食蟹猴和小型猪）各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1种ELISA方法</w:t>
            </w:r>
          </w:p>
        </w:tc>
      </w:tr>
      <w:tr w14:paraId="0440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pct"/>
            <w:vMerge w:val="continue"/>
            <w:vAlign w:val="center"/>
          </w:tcPr>
          <w:p w14:paraId="4F0F83AF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4"/>
                <w:szCs w:val="21"/>
                <w:lang w:eastAsia="zh-TW"/>
              </w:rPr>
            </w:pPr>
          </w:p>
        </w:tc>
        <w:tc>
          <w:tcPr>
            <w:tcW w:w="1004" w:type="pct"/>
            <w:vAlign w:val="center"/>
          </w:tcPr>
          <w:p w14:paraId="213BABB0">
            <w:pPr>
              <w:adjustRightInd w:val="0"/>
              <w:snapToGrid w:val="0"/>
              <w:spacing w:line="360" w:lineRule="auto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ADA分析</w:t>
            </w:r>
          </w:p>
        </w:tc>
        <w:tc>
          <w:tcPr>
            <w:tcW w:w="2867" w:type="pct"/>
            <w:vAlign w:val="center"/>
          </w:tcPr>
          <w:p w14:paraId="093653FC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方法验证（食蟹猴和小型猪）</w:t>
            </w:r>
          </w:p>
        </w:tc>
      </w:tr>
      <w:tr w14:paraId="128F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pct"/>
            <w:vMerge w:val="continue"/>
            <w:vAlign w:val="center"/>
          </w:tcPr>
          <w:p w14:paraId="3EE9B31E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4"/>
                <w:szCs w:val="21"/>
                <w:lang w:eastAsia="zh-TW"/>
              </w:rPr>
            </w:pPr>
          </w:p>
        </w:tc>
        <w:tc>
          <w:tcPr>
            <w:tcW w:w="1004" w:type="pct"/>
            <w:vAlign w:val="center"/>
          </w:tcPr>
          <w:p w14:paraId="26896283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N</w:t>
            </w: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ab</w:t>
            </w: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分析</w:t>
            </w:r>
            <w:r>
              <w:rPr>
                <w:rFonts w:hint="eastAsia" w:ascii="Times New Roman" w:hAnsi="Times New Roman"/>
                <w:sz w:val="21"/>
                <w:szCs w:val="21"/>
                <w:highlight w:val="yellow"/>
                <w:lang w:eastAsia="zh-TW"/>
              </w:rPr>
              <w:t>报价为可选</w:t>
            </w:r>
          </w:p>
        </w:tc>
        <w:tc>
          <w:tcPr>
            <w:tcW w:w="2867" w:type="pct"/>
            <w:vAlign w:val="center"/>
          </w:tcPr>
          <w:p w14:paraId="7F95028B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方法确认和验证（食蟹猴），若发现ADA影响PK，需进行N</w:t>
            </w: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ab</w:t>
            </w: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相关方法和检测工作</w:t>
            </w:r>
          </w:p>
        </w:tc>
      </w:tr>
      <w:tr w14:paraId="36D0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pct"/>
            <w:vAlign w:val="center"/>
          </w:tcPr>
          <w:p w14:paraId="287659F2">
            <w:pPr>
              <w:adjustRightInd w:val="0"/>
              <w:snapToGrid w:val="0"/>
              <w:spacing w:line="360" w:lineRule="auto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安全药理</w:t>
            </w:r>
          </w:p>
        </w:tc>
        <w:tc>
          <w:tcPr>
            <w:tcW w:w="1004" w:type="pct"/>
            <w:vAlign w:val="center"/>
          </w:tcPr>
          <w:p w14:paraId="5F656364">
            <w:pPr>
              <w:adjustRightInd w:val="0"/>
              <w:snapToGrid w:val="0"/>
              <w:spacing w:line="360" w:lineRule="auto"/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结合在食蟹猴重复给药中检项</w:t>
            </w:r>
          </w:p>
        </w:tc>
        <w:tc>
          <w:tcPr>
            <w:tcW w:w="2867" w:type="pct"/>
            <w:vAlign w:val="center"/>
          </w:tcPr>
          <w:p w14:paraId="4FA2E24C">
            <w:pPr>
              <w:rPr>
                <w:rFonts w:ascii="Times New Roman" w:hAnsi="Times New Roman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/>
                <w:sz w:val="21"/>
                <w:szCs w:val="21"/>
                <w:lang w:eastAsia="zh-TW"/>
              </w:rPr>
              <w:t>检测指标：</w:t>
            </w:r>
            <w:r>
              <w:rPr>
                <w:rFonts w:hint="eastAsia" w:ascii="Times New Roman" w:hAnsi="Times New Roman"/>
                <w:sz w:val="21"/>
                <w:szCs w:val="21"/>
                <w:lang w:eastAsia="zh-TW"/>
              </w:rPr>
              <w:t>FOB观察，首次给药后ECG及呼吸安全药理（遥测）</w:t>
            </w:r>
          </w:p>
        </w:tc>
      </w:tr>
    </w:tbl>
    <w:p w14:paraId="4BBF1348">
      <w:pPr>
        <w:rPr>
          <w:b/>
          <w:bCs/>
        </w:rPr>
      </w:pPr>
    </w:p>
    <w:p w14:paraId="792F1813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1、</w:t>
      </w:r>
      <w:r>
        <w:rPr>
          <w:rFonts w:hint="eastAsia" w:ascii="Times New Roman" w:hAnsi="Times New Roman"/>
          <w:b/>
          <w:bCs/>
        </w:rPr>
        <w:t>食蟹猴药代动力学预试验</w:t>
      </w:r>
    </w:p>
    <w:tbl>
      <w:tblPr>
        <w:tblStyle w:val="10"/>
        <w:tblW w:w="5000" w:type="pct"/>
        <w:jc w:val="center"/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522"/>
        <w:gridCol w:w="1259"/>
        <w:gridCol w:w="1783"/>
        <w:gridCol w:w="1430"/>
        <w:gridCol w:w="1415"/>
        <w:gridCol w:w="993"/>
        <w:gridCol w:w="960"/>
      </w:tblGrid>
      <w:tr w14:paraId="7D4D658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B92E4">
            <w:pPr>
              <w:pStyle w:val="27"/>
              <w:spacing w:before="40" w:after="20"/>
              <w:rPr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bCs/>
                <w:color w:val="000000"/>
                <w:sz w:val="21"/>
                <w:szCs w:val="21"/>
                <w:lang w:eastAsia="zh-CN"/>
              </w:rPr>
              <w:t>目的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EFD70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评价</w:t>
            </w: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在食蟹猴体内的药代动力学特征</w:t>
            </w:r>
          </w:p>
        </w:tc>
      </w:tr>
      <w:tr w14:paraId="29D7764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D2D49">
            <w:pPr>
              <w:spacing w:line="360" w:lineRule="auto"/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GLP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F0E61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否</w:t>
            </w:r>
          </w:p>
        </w:tc>
      </w:tr>
      <w:tr w14:paraId="61A2557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61360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溶媒及阴性对照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210FB">
            <w:pPr>
              <w:pStyle w:val="28"/>
              <w:spacing w:after="20"/>
              <w:rPr>
                <w:color w:val="000000"/>
                <w:sz w:val="21"/>
                <w:szCs w:val="21"/>
                <w:lang w:val="nb-NO"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TBD</w:t>
            </w:r>
          </w:p>
        </w:tc>
      </w:tr>
      <w:tr w14:paraId="4DEC8E8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BB649E5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研究</w:t>
            </w:r>
          </w:p>
          <w:p w14:paraId="0B3D937C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系统</w:t>
            </w:r>
          </w:p>
        </w:tc>
        <w:tc>
          <w:tcPr>
            <w:tcW w:w="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FC5DA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种属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612D1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食蟹猴</w:t>
            </w:r>
          </w:p>
        </w:tc>
      </w:tr>
      <w:tr w14:paraId="4E8B878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2" w:type="pct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56B5628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</w:p>
        </w:tc>
        <w:tc>
          <w:tcPr>
            <w:tcW w:w="75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D50536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数量</w:t>
            </w:r>
          </w:p>
        </w:tc>
        <w:tc>
          <w:tcPr>
            <w:tcW w:w="3936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35C9CC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共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只，雌雄各半</w:t>
            </w:r>
          </w:p>
        </w:tc>
      </w:tr>
      <w:tr w14:paraId="2CDB6E7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8" w:hRule="atLeast"/>
          <w:jc w:val="center"/>
        </w:trPr>
        <w:tc>
          <w:tcPr>
            <w:tcW w:w="1064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9DA2505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分组</w:t>
            </w:r>
          </w:p>
        </w:tc>
        <w:tc>
          <w:tcPr>
            <w:tcW w:w="106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0CB23C2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组别</w:t>
            </w:r>
          </w:p>
        </w:tc>
        <w:tc>
          <w:tcPr>
            <w:tcW w:w="85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C279561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给药途径</w:t>
            </w:r>
          </w:p>
        </w:tc>
        <w:tc>
          <w:tcPr>
            <w:tcW w:w="84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9A8428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剂量mg/kg</w:t>
            </w:r>
          </w:p>
        </w:tc>
        <w:tc>
          <w:tcPr>
            <w:tcW w:w="116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CA4D0">
            <w:pPr>
              <w:pStyle w:val="28"/>
              <w:spacing w:after="20"/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动物数</w:t>
            </w:r>
          </w:p>
        </w:tc>
      </w:tr>
      <w:tr w14:paraId="7CB47EE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7" w:hRule="atLeast"/>
          <w:jc w:val="center"/>
        </w:trPr>
        <w:tc>
          <w:tcPr>
            <w:tcW w:w="1064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29C031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06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F0665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85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52E6E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84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2EE5A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EDBF9">
            <w:pPr>
              <w:pStyle w:val="28"/>
              <w:spacing w:after="20"/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雌性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99ACD">
            <w:pPr>
              <w:pStyle w:val="28"/>
              <w:spacing w:after="20"/>
              <w:jc w:val="center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雄性</w:t>
            </w:r>
          </w:p>
        </w:tc>
      </w:tr>
      <w:tr w14:paraId="2D78667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" w:hRule="atLeast"/>
          <w:jc w:val="center"/>
        </w:trPr>
        <w:tc>
          <w:tcPr>
            <w:tcW w:w="1064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EB586B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BCDE7">
            <w:pPr>
              <w:pStyle w:val="28"/>
              <w:spacing w:after="20"/>
              <w:rPr>
                <w:color w:val="000000"/>
                <w:sz w:val="21"/>
                <w:szCs w:val="21"/>
                <w:lang w:val="nb-NO"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剂量组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6BFE7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SC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CE878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T</w:t>
            </w:r>
            <w:r>
              <w:rPr>
                <w:color w:val="000000"/>
                <w:sz w:val="21"/>
                <w:szCs w:val="21"/>
                <w:lang w:eastAsia="zh-CN"/>
              </w:rPr>
              <w:t>BD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F1E7B">
            <w:pPr>
              <w:snapToGrid w:val="0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1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13B2F">
            <w:pPr>
              <w:snapToGrid w:val="0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1</w:t>
            </w:r>
          </w:p>
        </w:tc>
      </w:tr>
      <w:tr w14:paraId="3764D9B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EF967">
            <w:pPr>
              <w:pStyle w:val="28"/>
              <w:spacing w:before="20"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给药频率和周期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2BF61">
            <w:pPr>
              <w:pStyle w:val="28"/>
              <w:spacing w:before="20"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单次给药</w:t>
            </w:r>
          </w:p>
        </w:tc>
      </w:tr>
      <w:tr w14:paraId="5DB4CBE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0DD21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一般观察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015CD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给药前：体重、一般临床观察（28天）；</w:t>
            </w:r>
          </w:p>
          <w:p w14:paraId="26C13902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给药后：一般临床观察，不良反应记录。</w:t>
            </w:r>
          </w:p>
        </w:tc>
      </w:tr>
      <w:tr w14:paraId="133BC26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F5660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样本采集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18B9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样本类型：血清；</w:t>
            </w:r>
          </w:p>
          <w:p w14:paraId="0974530F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采集方法：静脉；</w:t>
            </w:r>
          </w:p>
          <w:p w14:paraId="4EA312F5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 xml:space="preserve">样本数：13个点（pre-dose, 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1h</w:t>
            </w:r>
            <w:r>
              <w:rPr>
                <w:color w:val="000000"/>
                <w:sz w:val="21"/>
                <w:szCs w:val="21"/>
                <w:lang w:eastAsia="zh-CN"/>
              </w:rPr>
              <w:t>, 2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6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24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48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72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120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168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240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336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504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672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h）</w:t>
            </w:r>
          </w:p>
          <w:p w14:paraId="611B16CC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样本量：每个时间点约1ml全血；</w:t>
            </w:r>
          </w:p>
          <w:p w14:paraId="6746691F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样本处理：分离血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清</w:t>
            </w:r>
            <w:r>
              <w:rPr>
                <w:color w:val="000000"/>
                <w:sz w:val="21"/>
                <w:szCs w:val="21"/>
                <w:lang w:eastAsia="zh-CN"/>
              </w:rPr>
              <w:t>，-70℃以下保存。</w:t>
            </w:r>
          </w:p>
        </w:tc>
      </w:tr>
      <w:tr w14:paraId="7C68521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C96DE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ADA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4B31D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 xml:space="preserve">5个点（pre-dose, 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168 h, </w:t>
            </w:r>
            <w:r>
              <w:rPr>
                <w:color w:val="000000"/>
                <w:sz w:val="21"/>
                <w:szCs w:val="21"/>
                <w:lang w:eastAsia="zh-CN"/>
              </w:rPr>
              <w:t>336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504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672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h）</w:t>
            </w:r>
          </w:p>
        </w:tc>
      </w:tr>
      <w:tr w14:paraId="4745700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91FEE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数据计算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FAF99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WinNolin（V6.4）计算主要代谢动力学参数，如t</w:t>
            </w:r>
            <w:r>
              <w:rPr>
                <w:color w:val="000000"/>
                <w:sz w:val="21"/>
                <w:szCs w:val="21"/>
                <w:vertAlign w:val="subscript"/>
                <w:lang w:eastAsia="zh-CN"/>
              </w:rPr>
              <w:t>1/2</w:t>
            </w:r>
            <w:r>
              <w:rPr>
                <w:color w:val="000000"/>
                <w:sz w:val="21"/>
                <w:szCs w:val="21"/>
                <w:lang w:eastAsia="zh-CN"/>
              </w:rPr>
              <w:t>，T</w:t>
            </w:r>
            <w:r>
              <w:rPr>
                <w:color w:val="000000"/>
                <w:sz w:val="21"/>
                <w:szCs w:val="21"/>
                <w:vertAlign w:val="subscript"/>
                <w:lang w:eastAsia="zh-CN"/>
              </w:rPr>
              <w:t>max</w:t>
            </w:r>
            <w:r>
              <w:rPr>
                <w:color w:val="000000"/>
                <w:sz w:val="21"/>
                <w:szCs w:val="21"/>
                <w:lang w:eastAsia="zh-CN"/>
              </w:rPr>
              <w:t>，C</w:t>
            </w:r>
            <w:r>
              <w:rPr>
                <w:color w:val="000000"/>
                <w:sz w:val="21"/>
                <w:szCs w:val="21"/>
                <w:vertAlign w:val="subscript"/>
                <w:lang w:eastAsia="zh-CN"/>
              </w:rPr>
              <w:t>max</w:t>
            </w:r>
            <w:r>
              <w:rPr>
                <w:color w:val="000000"/>
                <w:sz w:val="21"/>
                <w:szCs w:val="21"/>
                <w:lang w:eastAsia="zh-CN"/>
              </w:rPr>
              <w:t>，AUC，Cl，Vd（V</w:t>
            </w:r>
            <w:r>
              <w:rPr>
                <w:color w:val="000000"/>
                <w:sz w:val="21"/>
                <w:szCs w:val="21"/>
                <w:vertAlign w:val="subscript"/>
                <w:lang w:eastAsia="zh-CN"/>
              </w:rPr>
              <w:t>z/f</w:t>
            </w:r>
            <w:r>
              <w:rPr>
                <w:color w:val="000000"/>
                <w:sz w:val="21"/>
                <w:szCs w:val="21"/>
                <w:lang w:eastAsia="zh-CN"/>
              </w:rPr>
              <w:t>）。</w:t>
            </w:r>
          </w:p>
        </w:tc>
      </w:tr>
      <w:tr w14:paraId="518E209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72DB5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数据统计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D153F1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常规统计分析</w:t>
            </w:r>
          </w:p>
        </w:tc>
      </w:tr>
      <w:tr w14:paraId="11C3097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41040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报告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03C37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中文</w:t>
            </w:r>
          </w:p>
        </w:tc>
      </w:tr>
      <w:tr w14:paraId="7D0EB8C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27244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393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6913C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甲方只提供供试品，其他相关试剂由乙方提供。</w:t>
            </w:r>
            <w:r>
              <w:rPr>
                <w:rFonts w:hint="eastAsia"/>
                <w:color w:val="000000"/>
                <w:sz w:val="21"/>
                <w:szCs w:val="21"/>
                <w:highlight w:val="yellow"/>
                <w:lang w:eastAsia="zh-CN"/>
              </w:rPr>
              <w:t>预计7月开展</w:t>
            </w:r>
          </w:p>
        </w:tc>
      </w:tr>
    </w:tbl>
    <w:p w14:paraId="024DC00B">
      <w:pPr>
        <w:rPr>
          <w:b/>
          <w:bCs/>
        </w:rPr>
      </w:pPr>
    </w:p>
    <w:p w14:paraId="7BCD1BDE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2、</w:t>
      </w:r>
      <w:r>
        <w:rPr>
          <w:rFonts w:hint="eastAsia" w:ascii="Times New Roman" w:hAnsi="Times New Roman"/>
          <w:b/>
          <w:bCs/>
        </w:rPr>
        <w:t>小型猪药代动力学预试验</w:t>
      </w:r>
    </w:p>
    <w:tbl>
      <w:tblPr>
        <w:tblStyle w:val="10"/>
        <w:tblW w:w="5000" w:type="pct"/>
        <w:jc w:val="center"/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523"/>
        <w:gridCol w:w="1261"/>
        <w:gridCol w:w="1927"/>
        <w:gridCol w:w="1286"/>
        <w:gridCol w:w="1415"/>
        <w:gridCol w:w="993"/>
        <w:gridCol w:w="957"/>
      </w:tblGrid>
      <w:tr w14:paraId="14CFA19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3047F">
            <w:pPr>
              <w:pStyle w:val="27"/>
              <w:spacing w:before="40" w:after="20"/>
              <w:rPr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bCs/>
                <w:color w:val="000000"/>
                <w:sz w:val="21"/>
                <w:szCs w:val="21"/>
                <w:lang w:eastAsia="zh-CN"/>
              </w:rPr>
              <w:t>目的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03576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评价</w:t>
            </w: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在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小型猪</w:t>
            </w:r>
            <w:r>
              <w:rPr>
                <w:color w:val="000000"/>
                <w:sz w:val="21"/>
                <w:szCs w:val="21"/>
                <w:lang w:eastAsia="zh-CN"/>
              </w:rPr>
              <w:t>体内的药代动力学特征</w:t>
            </w:r>
          </w:p>
        </w:tc>
      </w:tr>
      <w:tr w14:paraId="6B84F7C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81B9D">
            <w:pPr>
              <w:spacing w:line="360" w:lineRule="auto"/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GLP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C8417C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否</w:t>
            </w:r>
          </w:p>
        </w:tc>
      </w:tr>
      <w:tr w14:paraId="09F126C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6B4EA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溶媒及阴性对照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73FA4">
            <w:pPr>
              <w:pStyle w:val="28"/>
              <w:spacing w:after="20"/>
              <w:rPr>
                <w:color w:val="000000"/>
                <w:sz w:val="21"/>
                <w:szCs w:val="21"/>
                <w:lang w:val="nb-NO"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TBD</w:t>
            </w:r>
          </w:p>
        </w:tc>
      </w:tr>
      <w:tr w14:paraId="5E72AC1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68B274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研究</w:t>
            </w:r>
          </w:p>
          <w:p w14:paraId="6292B4AD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系统</w:t>
            </w:r>
          </w:p>
        </w:tc>
        <w:tc>
          <w:tcPr>
            <w:tcW w:w="7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A34F4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种属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E41E4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小型猪</w:t>
            </w:r>
          </w:p>
        </w:tc>
      </w:tr>
      <w:tr w14:paraId="46EC816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6C163C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</w:p>
        </w:tc>
        <w:tc>
          <w:tcPr>
            <w:tcW w:w="754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9DDEDA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数量</w:t>
            </w:r>
          </w:p>
        </w:tc>
        <w:tc>
          <w:tcPr>
            <w:tcW w:w="3933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B2FFB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共6只，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3雄/组</w:t>
            </w:r>
          </w:p>
        </w:tc>
      </w:tr>
      <w:tr w14:paraId="0275B17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6" w:hRule="atLeast"/>
          <w:jc w:val="center"/>
        </w:trPr>
        <w:tc>
          <w:tcPr>
            <w:tcW w:w="1067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A2D48B9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分组</w:t>
            </w:r>
          </w:p>
        </w:tc>
        <w:tc>
          <w:tcPr>
            <w:tcW w:w="115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64BC82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组别</w:t>
            </w:r>
          </w:p>
        </w:tc>
        <w:tc>
          <w:tcPr>
            <w:tcW w:w="76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44A968D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给药途径</w:t>
            </w:r>
          </w:p>
        </w:tc>
        <w:tc>
          <w:tcPr>
            <w:tcW w:w="84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C7E67E8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剂量mg/kg</w:t>
            </w:r>
          </w:p>
        </w:tc>
        <w:tc>
          <w:tcPr>
            <w:tcW w:w="11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4EA1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动物数</w:t>
            </w:r>
          </w:p>
        </w:tc>
      </w:tr>
      <w:tr w14:paraId="58A2767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0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265A7A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152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9ED4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76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00651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84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F4FAE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0A287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雌性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7C021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雄性</w:t>
            </w:r>
          </w:p>
        </w:tc>
      </w:tr>
      <w:tr w14:paraId="15F88EB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A7DA8B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1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7F77D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剂量组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E4CF5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I</w:t>
            </w:r>
            <w:r>
              <w:rPr>
                <w:color w:val="000000"/>
                <w:sz w:val="21"/>
                <w:szCs w:val="21"/>
                <w:lang w:eastAsia="zh-CN"/>
              </w:rPr>
              <w:t>V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AFE9D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T</w:t>
            </w:r>
            <w:r>
              <w:rPr>
                <w:color w:val="000000"/>
                <w:sz w:val="21"/>
                <w:szCs w:val="21"/>
                <w:lang w:eastAsia="zh-CN"/>
              </w:rPr>
              <w:t>BD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69BF0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-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903ED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</w:p>
        </w:tc>
      </w:tr>
      <w:tr w14:paraId="20CEA18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87C071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1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EB793">
            <w:pPr>
              <w:pStyle w:val="28"/>
              <w:spacing w:after="20"/>
              <w:rPr>
                <w:color w:val="000000"/>
                <w:sz w:val="21"/>
                <w:szCs w:val="21"/>
                <w:lang w:val="nb-NO"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剂量组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5341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S</w:t>
            </w:r>
            <w:r>
              <w:rPr>
                <w:color w:val="000000"/>
                <w:sz w:val="21"/>
                <w:szCs w:val="21"/>
                <w:lang w:eastAsia="zh-CN"/>
              </w:rPr>
              <w:t>C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ABCD85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TBD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80A29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-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A8C20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</w:tr>
      <w:tr w14:paraId="2E14C65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33457">
            <w:pPr>
              <w:pStyle w:val="28"/>
              <w:spacing w:before="20"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给药频率和周期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BCE43">
            <w:pPr>
              <w:pStyle w:val="28"/>
              <w:spacing w:before="20"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单次给药</w:t>
            </w:r>
          </w:p>
        </w:tc>
      </w:tr>
      <w:tr w14:paraId="74B3F9E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8F36E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一般观察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FB347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给药前：体重、一般临床观察（28天）；</w:t>
            </w:r>
          </w:p>
          <w:p w14:paraId="203D8F6D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给药后：一般临床观察，不良反应记录。</w:t>
            </w:r>
          </w:p>
        </w:tc>
      </w:tr>
      <w:tr w14:paraId="570FDC6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6DA53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样本采集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2800A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样本类型：血清；</w:t>
            </w:r>
          </w:p>
          <w:p w14:paraId="02A6C9F7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采集方法：静脉；</w:t>
            </w:r>
          </w:p>
          <w:p w14:paraId="539EC366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样本数：13个点（pre-dose, 5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min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(or 1 h)</w:t>
            </w:r>
            <w:r>
              <w:rPr>
                <w:color w:val="000000"/>
                <w:sz w:val="21"/>
                <w:szCs w:val="21"/>
                <w:lang w:eastAsia="zh-CN"/>
              </w:rPr>
              <w:t>, 2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6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24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48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72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120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168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240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336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504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672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h）</w:t>
            </w:r>
          </w:p>
          <w:p w14:paraId="0CBB028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样本量：每个时间点约1ml全血；</w:t>
            </w:r>
          </w:p>
          <w:p w14:paraId="7D5C3FFE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样本处理：分离血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清</w:t>
            </w:r>
            <w:r>
              <w:rPr>
                <w:color w:val="000000"/>
                <w:sz w:val="21"/>
                <w:szCs w:val="21"/>
                <w:lang w:eastAsia="zh-CN"/>
              </w:rPr>
              <w:t>，-70℃以下保存。</w:t>
            </w:r>
          </w:p>
        </w:tc>
      </w:tr>
      <w:tr w14:paraId="5BB8386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708E7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ADA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D4335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 xml:space="preserve">5个点（pre-dose, 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168 h,</w:t>
            </w:r>
            <w:r>
              <w:rPr>
                <w:color w:val="000000"/>
                <w:sz w:val="21"/>
                <w:szCs w:val="21"/>
                <w:lang w:eastAsia="zh-CN"/>
              </w:rPr>
              <w:t xml:space="preserve"> 336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504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h, 672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szCs w:val="21"/>
                <w:lang w:eastAsia="zh-CN"/>
              </w:rPr>
              <w:t>h）</w:t>
            </w:r>
          </w:p>
        </w:tc>
      </w:tr>
      <w:tr w14:paraId="59218A9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9A8040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数据计算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37075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WinNolin（V6.4）计算主要代谢动力学参数，如t</w:t>
            </w:r>
            <w:r>
              <w:rPr>
                <w:color w:val="000000"/>
                <w:sz w:val="21"/>
                <w:szCs w:val="21"/>
                <w:vertAlign w:val="subscript"/>
                <w:lang w:eastAsia="zh-CN"/>
              </w:rPr>
              <w:t>1/2</w:t>
            </w:r>
            <w:r>
              <w:rPr>
                <w:color w:val="000000"/>
                <w:sz w:val="21"/>
                <w:szCs w:val="21"/>
                <w:lang w:eastAsia="zh-CN"/>
              </w:rPr>
              <w:t>，T</w:t>
            </w:r>
            <w:r>
              <w:rPr>
                <w:color w:val="000000"/>
                <w:sz w:val="21"/>
                <w:szCs w:val="21"/>
                <w:vertAlign w:val="subscript"/>
                <w:lang w:eastAsia="zh-CN"/>
              </w:rPr>
              <w:t>max</w:t>
            </w:r>
            <w:r>
              <w:rPr>
                <w:color w:val="000000"/>
                <w:sz w:val="21"/>
                <w:szCs w:val="21"/>
                <w:lang w:eastAsia="zh-CN"/>
              </w:rPr>
              <w:t>，C</w:t>
            </w:r>
            <w:r>
              <w:rPr>
                <w:color w:val="000000"/>
                <w:sz w:val="21"/>
                <w:szCs w:val="21"/>
                <w:vertAlign w:val="subscript"/>
                <w:lang w:eastAsia="zh-CN"/>
              </w:rPr>
              <w:t>max</w:t>
            </w:r>
            <w:r>
              <w:rPr>
                <w:color w:val="000000"/>
                <w:sz w:val="21"/>
                <w:szCs w:val="21"/>
                <w:lang w:eastAsia="zh-CN"/>
              </w:rPr>
              <w:t>，AUC，Cl，Vd（V</w:t>
            </w:r>
            <w:r>
              <w:rPr>
                <w:color w:val="000000"/>
                <w:sz w:val="21"/>
                <w:szCs w:val="21"/>
                <w:vertAlign w:val="subscript"/>
                <w:lang w:eastAsia="zh-CN"/>
              </w:rPr>
              <w:t>z/f</w:t>
            </w:r>
            <w:r>
              <w:rPr>
                <w:color w:val="000000"/>
                <w:sz w:val="21"/>
                <w:szCs w:val="21"/>
                <w:lang w:eastAsia="zh-CN"/>
              </w:rPr>
              <w:t>）。</w:t>
            </w:r>
          </w:p>
        </w:tc>
      </w:tr>
      <w:tr w14:paraId="6A29402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FAC75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数据统计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7F546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常规统计分析</w:t>
            </w:r>
          </w:p>
        </w:tc>
      </w:tr>
      <w:tr w14:paraId="0CD3FBA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E8A61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报告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F9B42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中文</w:t>
            </w:r>
          </w:p>
        </w:tc>
      </w:tr>
      <w:tr w14:paraId="7413061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300148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DF81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甲方只提供供试品，其他相关试剂由乙方提供。</w:t>
            </w:r>
            <w:r>
              <w:rPr>
                <w:rFonts w:hint="eastAsia"/>
                <w:color w:val="000000"/>
                <w:sz w:val="21"/>
                <w:szCs w:val="21"/>
                <w:highlight w:val="yellow"/>
                <w:lang w:eastAsia="zh-CN"/>
              </w:rPr>
              <w:t>预计7月开展</w:t>
            </w:r>
          </w:p>
        </w:tc>
      </w:tr>
    </w:tbl>
    <w:p w14:paraId="22EDF90B">
      <w:pPr>
        <w:rPr>
          <w:b/>
          <w:bCs/>
        </w:rPr>
      </w:pPr>
    </w:p>
    <w:p w14:paraId="44C12FF1">
      <w:pPr>
        <w:rPr>
          <w:b/>
          <w:bCs/>
        </w:rPr>
      </w:pPr>
      <w:r>
        <w:rPr>
          <w:rFonts w:hint="eastAsia"/>
          <w:b/>
          <w:bCs/>
        </w:rPr>
        <w:t>3、</w:t>
      </w:r>
      <w:r>
        <w:rPr>
          <w:rFonts w:ascii="Times New Roman" w:hAnsi="Times New Roman"/>
          <w:b/>
          <w:bCs/>
        </w:rPr>
        <w:t>HLX68</w:t>
      </w:r>
      <w:r>
        <w:rPr>
          <w:rFonts w:hint="eastAsia" w:ascii="Times New Roman" w:hAnsi="Times New Roman"/>
          <w:b/>
          <w:bCs/>
        </w:rPr>
        <w:t>重复给予</w:t>
      </w:r>
      <w:r>
        <w:rPr>
          <w:rFonts w:hint="eastAsia"/>
          <w:b/>
          <w:bCs/>
        </w:rPr>
        <w:t>食蟹猴</w:t>
      </w:r>
      <w:r>
        <w:rPr>
          <w:rFonts w:ascii="Times New Roman" w:hAnsi="Times New Roman"/>
          <w:b/>
          <w:bCs/>
        </w:rPr>
        <w:t>4</w:t>
      </w:r>
      <w:r>
        <w:rPr>
          <w:rFonts w:hint="eastAsia"/>
          <w:b/>
          <w:bCs/>
        </w:rPr>
        <w:t>周和恢复期</w:t>
      </w:r>
      <w:r>
        <w:rPr>
          <w:rFonts w:ascii="Times New Roman" w:hAnsi="Times New Roman"/>
          <w:b/>
          <w:bCs/>
        </w:rPr>
        <w:t>4</w:t>
      </w:r>
      <w:r>
        <w:rPr>
          <w:rFonts w:hint="eastAsia"/>
          <w:b/>
          <w:bCs/>
        </w:rPr>
        <w:t>周的毒性试验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276"/>
        <w:gridCol w:w="145"/>
        <w:gridCol w:w="1541"/>
        <w:gridCol w:w="1537"/>
        <w:gridCol w:w="1547"/>
        <w:gridCol w:w="1546"/>
      </w:tblGrid>
      <w:tr w14:paraId="27BF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18393CAF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  <w:t>目的</w:t>
            </w:r>
          </w:p>
        </w:tc>
        <w:tc>
          <w:tcPr>
            <w:tcW w:w="6316" w:type="dxa"/>
            <w:gridSpan w:val="5"/>
          </w:tcPr>
          <w:p w14:paraId="590ECC43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HLX68重复给予食蟹猴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4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周和恢复期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4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周后可能出现的毒性反应和毒代动力学特征</w:t>
            </w:r>
          </w:p>
        </w:tc>
      </w:tr>
      <w:tr w14:paraId="2D5D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69B265A0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  <w:t>GLP</w:t>
            </w:r>
          </w:p>
        </w:tc>
        <w:tc>
          <w:tcPr>
            <w:tcW w:w="6316" w:type="dxa"/>
            <w:gridSpan w:val="5"/>
          </w:tcPr>
          <w:p w14:paraId="59304F43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CFDA, FDA, OECD-GLP (</w:t>
            </w:r>
            <w:r>
              <w:rPr>
                <w:rFonts w:hint="eastAsia" w:ascii="Times New Roman" w:hAnsi="Times New Roman"/>
                <w:b/>
                <w:bCs/>
                <w:color w:val="FF0000"/>
                <w:kern w:val="0"/>
                <w:sz w:val="20"/>
                <w:szCs w:val="20"/>
              </w:rPr>
              <w:t>供应商需保证完成试验周期内所有</w:t>
            </w:r>
            <w:r>
              <w:rPr>
                <w:rFonts w:ascii="Times New Roman" w:hAnsi="Times New Roman"/>
                <w:b/>
                <w:bCs/>
                <w:color w:val="FF0000"/>
                <w:kern w:val="0"/>
                <w:sz w:val="20"/>
                <w:szCs w:val="20"/>
              </w:rPr>
              <w:t>GLP</w:t>
            </w:r>
            <w:r>
              <w:rPr>
                <w:rFonts w:hint="eastAsia" w:ascii="Times New Roman" w:hAnsi="Times New Roman"/>
                <w:b/>
                <w:bCs/>
                <w:color w:val="FF0000"/>
                <w:kern w:val="0"/>
                <w:sz w:val="20"/>
                <w:szCs w:val="20"/>
              </w:rPr>
              <w:t>认证均在有效期内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)</w:t>
            </w:r>
          </w:p>
        </w:tc>
      </w:tr>
      <w:tr w14:paraId="50F4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7E51C547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供试品</w:t>
            </w:r>
          </w:p>
        </w:tc>
        <w:tc>
          <w:tcPr>
            <w:tcW w:w="6316" w:type="dxa"/>
            <w:gridSpan w:val="5"/>
          </w:tcPr>
          <w:p w14:paraId="540EA59E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BD</w:t>
            </w:r>
          </w:p>
        </w:tc>
      </w:tr>
      <w:tr w14:paraId="2229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restart"/>
            <w:vAlign w:val="center"/>
          </w:tcPr>
          <w:p w14:paraId="4EF77F59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研究系统</w:t>
            </w:r>
          </w:p>
        </w:tc>
        <w:tc>
          <w:tcPr>
            <w:tcW w:w="1686" w:type="dxa"/>
            <w:gridSpan w:val="2"/>
          </w:tcPr>
          <w:p w14:paraId="07DD5187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种属</w:t>
            </w:r>
          </w:p>
        </w:tc>
        <w:tc>
          <w:tcPr>
            <w:tcW w:w="4630" w:type="dxa"/>
            <w:gridSpan w:val="3"/>
          </w:tcPr>
          <w:p w14:paraId="3B2F5700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食蟹猴（n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aive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）</w:t>
            </w:r>
          </w:p>
        </w:tc>
      </w:tr>
      <w:tr w14:paraId="00A3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  <w:vAlign w:val="center"/>
          </w:tcPr>
          <w:p w14:paraId="297484CD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686" w:type="dxa"/>
            <w:gridSpan w:val="2"/>
          </w:tcPr>
          <w:p w14:paraId="76176424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年龄</w:t>
            </w:r>
          </w:p>
        </w:tc>
        <w:tc>
          <w:tcPr>
            <w:tcW w:w="4630" w:type="dxa"/>
            <w:gridSpan w:val="3"/>
          </w:tcPr>
          <w:p w14:paraId="19983E85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3-5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岁</w:t>
            </w:r>
          </w:p>
        </w:tc>
      </w:tr>
      <w:tr w14:paraId="72DC5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  <w:vAlign w:val="center"/>
          </w:tcPr>
          <w:p w14:paraId="10DDEA08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686" w:type="dxa"/>
            <w:gridSpan w:val="2"/>
          </w:tcPr>
          <w:p w14:paraId="2C67DE92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体重</w:t>
            </w:r>
          </w:p>
        </w:tc>
        <w:tc>
          <w:tcPr>
            <w:tcW w:w="4630" w:type="dxa"/>
            <w:gridSpan w:val="3"/>
          </w:tcPr>
          <w:p w14:paraId="71B2C92A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2.5-5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 k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g</w:t>
            </w:r>
          </w:p>
        </w:tc>
      </w:tr>
      <w:tr w14:paraId="3236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  <w:vAlign w:val="center"/>
          </w:tcPr>
          <w:p w14:paraId="09F06611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686" w:type="dxa"/>
            <w:gridSpan w:val="2"/>
          </w:tcPr>
          <w:p w14:paraId="668858BD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数量</w:t>
            </w:r>
          </w:p>
        </w:tc>
        <w:tc>
          <w:tcPr>
            <w:tcW w:w="4630" w:type="dxa"/>
            <w:gridSpan w:val="3"/>
          </w:tcPr>
          <w:p w14:paraId="104495E0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共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36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只，雌雄各半。</w:t>
            </w:r>
          </w:p>
        </w:tc>
      </w:tr>
      <w:tr w14:paraId="78D6E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restart"/>
            <w:vAlign w:val="center"/>
          </w:tcPr>
          <w:p w14:paraId="6C332AC3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分组</w:t>
            </w:r>
          </w:p>
        </w:tc>
        <w:tc>
          <w:tcPr>
            <w:tcW w:w="1686" w:type="dxa"/>
            <w:gridSpan w:val="2"/>
            <w:vMerge w:val="restart"/>
            <w:vAlign w:val="center"/>
          </w:tcPr>
          <w:p w14:paraId="01FC646B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组别</w:t>
            </w:r>
          </w:p>
        </w:tc>
        <w:tc>
          <w:tcPr>
            <w:tcW w:w="1537" w:type="dxa"/>
            <w:vMerge w:val="restart"/>
            <w:vAlign w:val="center"/>
          </w:tcPr>
          <w:p w14:paraId="4AA50DCD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给药途径</w:t>
            </w:r>
          </w:p>
        </w:tc>
        <w:tc>
          <w:tcPr>
            <w:tcW w:w="3093" w:type="dxa"/>
            <w:gridSpan w:val="2"/>
            <w:vAlign w:val="center"/>
          </w:tcPr>
          <w:p w14:paraId="188D1E7A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动物数</w:t>
            </w:r>
          </w:p>
        </w:tc>
      </w:tr>
      <w:tr w14:paraId="2A9A5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  <w:vAlign w:val="center"/>
          </w:tcPr>
          <w:p w14:paraId="675ED83E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686" w:type="dxa"/>
            <w:gridSpan w:val="2"/>
            <w:vMerge w:val="continue"/>
          </w:tcPr>
          <w:p w14:paraId="3C9ABED4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1797B1F8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3193409A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雌雄</w:t>
            </w:r>
          </w:p>
        </w:tc>
        <w:tc>
          <w:tcPr>
            <w:tcW w:w="1546" w:type="dxa"/>
            <w:vAlign w:val="center"/>
          </w:tcPr>
          <w:p w14:paraId="79220EB0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雄性</w:t>
            </w:r>
          </w:p>
        </w:tc>
      </w:tr>
      <w:tr w14:paraId="0BFA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  <w:vAlign w:val="center"/>
          </w:tcPr>
          <w:p w14:paraId="7F493C23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686" w:type="dxa"/>
            <w:gridSpan w:val="2"/>
          </w:tcPr>
          <w:p w14:paraId="37950440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mg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/kg</w:t>
            </w:r>
          </w:p>
        </w:tc>
        <w:tc>
          <w:tcPr>
            <w:tcW w:w="1537" w:type="dxa"/>
            <w:vMerge w:val="restart"/>
            <w:vAlign w:val="center"/>
          </w:tcPr>
          <w:p w14:paraId="6AD0D6B3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C</w:t>
            </w:r>
          </w:p>
        </w:tc>
        <w:tc>
          <w:tcPr>
            <w:tcW w:w="1547" w:type="dxa"/>
            <w:vAlign w:val="center"/>
          </w:tcPr>
          <w:p w14:paraId="68C98DDB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3+2</w:t>
            </w:r>
          </w:p>
        </w:tc>
        <w:tc>
          <w:tcPr>
            <w:tcW w:w="1546" w:type="dxa"/>
            <w:vAlign w:val="center"/>
          </w:tcPr>
          <w:p w14:paraId="1753FC14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3+2</w:t>
            </w:r>
          </w:p>
        </w:tc>
      </w:tr>
      <w:tr w14:paraId="45F0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  <w:vAlign w:val="center"/>
          </w:tcPr>
          <w:p w14:paraId="1B56E469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686" w:type="dxa"/>
            <w:gridSpan w:val="2"/>
          </w:tcPr>
          <w:p w14:paraId="6F8561AA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TBD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 mg/kg</w:t>
            </w:r>
          </w:p>
        </w:tc>
        <w:tc>
          <w:tcPr>
            <w:tcW w:w="1537" w:type="dxa"/>
            <w:vMerge w:val="continue"/>
            <w:vAlign w:val="center"/>
          </w:tcPr>
          <w:p w14:paraId="6B00A892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134FE5F3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546" w:type="dxa"/>
            <w:vAlign w:val="center"/>
          </w:tcPr>
          <w:p w14:paraId="7B3546F5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3</w:t>
            </w:r>
          </w:p>
        </w:tc>
      </w:tr>
      <w:tr w14:paraId="77E8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  <w:vAlign w:val="center"/>
          </w:tcPr>
          <w:p w14:paraId="1532DCEA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686" w:type="dxa"/>
            <w:gridSpan w:val="2"/>
          </w:tcPr>
          <w:p w14:paraId="5B51B640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TBD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 mg/kg</w:t>
            </w:r>
          </w:p>
        </w:tc>
        <w:tc>
          <w:tcPr>
            <w:tcW w:w="1537" w:type="dxa"/>
            <w:vMerge w:val="continue"/>
            <w:vAlign w:val="center"/>
          </w:tcPr>
          <w:p w14:paraId="68C9ACC2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1BF583D1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3+2</w:t>
            </w:r>
          </w:p>
        </w:tc>
        <w:tc>
          <w:tcPr>
            <w:tcW w:w="1546" w:type="dxa"/>
            <w:vAlign w:val="center"/>
          </w:tcPr>
          <w:p w14:paraId="34CEADA3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3+2</w:t>
            </w:r>
          </w:p>
        </w:tc>
      </w:tr>
      <w:tr w14:paraId="428F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  <w:vAlign w:val="center"/>
          </w:tcPr>
          <w:p w14:paraId="76E9D251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686" w:type="dxa"/>
            <w:gridSpan w:val="2"/>
          </w:tcPr>
          <w:p w14:paraId="03366205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TBD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 mg/kg</w:t>
            </w:r>
          </w:p>
        </w:tc>
        <w:tc>
          <w:tcPr>
            <w:tcW w:w="1537" w:type="dxa"/>
            <w:vMerge w:val="continue"/>
            <w:vAlign w:val="center"/>
          </w:tcPr>
          <w:p w14:paraId="585AFF34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1547" w:type="dxa"/>
            <w:vAlign w:val="center"/>
          </w:tcPr>
          <w:p w14:paraId="35FD603C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3+2</w:t>
            </w:r>
          </w:p>
        </w:tc>
        <w:tc>
          <w:tcPr>
            <w:tcW w:w="1546" w:type="dxa"/>
            <w:vAlign w:val="center"/>
          </w:tcPr>
          <w:p w14:paraId="5461AF51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3+2</w:t>
            </w:r>
          </w:p>
        </w:tc>
      </w:tr>
      <w:tr w14:paraId="47FD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2837DAEF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给药频率和周期</w:t>
            </w:r>
          </w:p>
        </w:tc>
        <w:tc>
          <w:tcPr>
            <w:tcW w:w="6316" w:type="dxa"/>
            <w:gridSpan w:val="5"/>
          </w:tcPr>
          <w:p w14:paraId="471D3EC5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每周给药1次，连续给药4周，共给药5次。</w:t>
            </w:r>
          </w:p>
        </w:tc>
      </w:tr>
      <w:tr w14:paraId="2B7F6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0D829D61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恢复期</w:t>
            </w:r>
          </w:p>
        </w:tc>
        <w:tc>
          <w:tcPr>
            <w:tcW w:w="6316" w:type="dxa"/>
            <w:gridSpan w:val="5"/>
          </w:tcPr>
          <w:p w14:paraId="66DC463D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4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周</w:t>
            </w:r>
          </w:p>
        </w:tc>
      </w:tr>
      <w:tr w14:paraId="1DAD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restart"/>
            <w:vAlign w:val="center"/>
          </w:tcPr>
          <w:p w14:paraId="19C930FE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方法分析</w:t>
            </w:r>
          </w:p>
        </w:tc>
        <w:tc>
          <w:tcPr>
            <w:tcW w:w="6316" w:type="dxa"/>
            <w:gridSpan w:val="5"/>
          </w:tcPr>
          <w:p w14:paraId="5669389E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供试品制剂浓度分析：2次</w:t>
            </w:r>
          </w:p>
        </w:tc>
      </w:tr>
      <w:tr w14:paraId="42A24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</w:tcPr>
          <w:p w14:paraId="0E52FA28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316" w:type="dxa"/>
            <w:gridSpan w:val="5"/>
          </w:tcPr>
          <w:p w14:paraId="20539C5C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血药浓度分析：食蟹猴血清；检测物质：HLX68</w:t>
            </w:r>
          </w:p>
        </w:tc>
      </w:tr>
      <w:tr w14:paraId="55AF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Merge w:val="continue"/>
          </w:tcPr>
          <w:p w14:paraId="1E390557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316" w:type="dxa"/>
            <w:gridSpan w:val="5"/>
          </w:tcPr>
          <w:p w14:paraId="0C8E99D0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DA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分析：食蟹猴血清；检测物质：HLX68抗药抗体</w:t>
            </w:r>
          </w:p>
        </w:tc>
      </w:tr>
      <w:tr w14:paraId="0632A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restart"/>
            <w:vAlign w:val="center"/>
          </w:tcPr>
          <w:p w14:paraId="56ED5D4A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检查</w:t>
            </w:r>
          </w:p>
          <w:p w14:paraId="3A65EA70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指标</w:t>
            </w:r>
          </w:p>
        </w:tc>
        <w:tc>
          <w:tcPr>
            <w:tcW w:w="1276" w:type="dxa"/>
            <w:vAlign w:val="center"/>
          </w:tcPr>
          <w:p w14:paraId="29B040BC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临床观察</w:t>
            </w:r>
          </w:p>
        </w:tc>
        <w:tc>
          <w:tcPr>
            <w:tcW w:w="6316" w:type="dxa"/>
            <w:gridSpan w:val="5"/>
          </w:tcPr>
          <w:p w14:paraId="00AA4D91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一般临床观察：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每天2次；</w:t>
            </w:r>
          </w:p>
          <w:p w14:paraId="206E6A4D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详细临床观察：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首次药前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(D-1)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，给药后每周1次；</w:t>
            </w:r>
          </w:p>
          <w:p w14:paraId="2076BCB8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给药局部观察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：每次药前、药后次日至少各进行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次给药局部观察，恢复期间每周观察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次，可根据需要增加观察频次。</w:t>
            </w:r>
          </w:p>
        </w:tc>
      </w:tr>
      <w:tr w14:paraId="2078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13C8FB1D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0564521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F</w:t>
            </w:r>
            <w: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  <w:t>OB</w:t>
            </w:r>
          </w:p>
        </w:tc>
        <w:tc>
          <w:tcPr>
            <w:tcW w:w="6316" w:type="dxa"/>
            <w:gridSpan w:val="5"/>
          </w:tcPr>
          <w:p w14:paraId="28A6C24E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首次给药前，药后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4-5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个点</w:t>
            </w:r>
          </w:p>
        </w:tc>
      </w:tr>
      <w:tr w14:paraId="7C3DE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3DBC74B6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1D63666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眼科检查</w:t>
            </w:r>
          </w:p>
        </w:tc>
        <w:tc>
          <w:tcPr>
            <w:tcW w:w="6316" w:type="dxa"/>
            <w:gridSpan w:val="5"/>
          </w:tcPr>
          <w:p w14:paraId="11F19716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首次药前，给药期结束，恢复期结束。</w:t>
            </w:r>
          </w:p>
        </w:tc>
      </w:tr>
      <w:tr w14:paraId="64295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048699D9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AC8D241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体重</w:t>
            </w:r>
          </w:p>
        </w:tc>
        <w:tc>
          <w:tcPr>
            <w:tcW w:w="6316" w:type="dxa"/>
            <w:gridSpan w:val="5"/>
          </w:tcPr>
          <w:p w14:paraId="4536D8D6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分组前、首次药前（D-1）各称重1次，给药开始后每周1次，或根据需要增加称重频次。计划安乐死前、动物发现意外死亡或濒死安乐死前也称重。</w:t>
            </w:r>
          </w:p>
        </w:tc>
      </w:tr>
      <w:tr w14:paraId="4F0E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48D5DC25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F6B61B0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食量</w:t>
            </w:r>
          </w:p>
        </w:tc>
        <w:tc>
          <w:tcPr>
            <w:tcW w:w="6316" w:type="dxa"/>
            <w:gridSpan w:val="5"/>
          </w:tcPr>
          <w:p w14:paraId="658F8C81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每天1次</w:t>
            </w:r>
          </w:p>
        </w:tc>
      </w:tr>
      <w:tr w14:paraId="1D0CC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7D2FCF4B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E3078FE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体温</w:t>
            </w:r>
          </w:p>
        </w:tc>
        <w:tc>
          <w:tcPr>
            <w:tcW w:w="6316" w:type="dxa"/>
            <w:gridSpan w:val="5"/>
          </w:tcPr>
          <w:p w14:paraId="149E6EC9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首次药前，给药期间3次</w:t>
            </w:r>
            <w:bookmarkStart w:id="53" w:name="OLE_LINK15"/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（D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D15/D29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药后2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-4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h</w:t>
            </w:r>
            <w:bookmarkEnd w:id="53"/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），及恢复期结束。</w:t>
            </w:r>
          </w:p>
        </w:tc>
      </w:tr>
      <w:tr w14:paraId="7085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7776D49D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4C78A57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  <w:t>CG</w:t>
            </w: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和呼吸</w:t>
            </w:r>
          </w:p>
        </w:tc>
        <w:tc>
          <w:tcPr>
            <w:tcW w:w="6316" w:type="dxa"/>
            <w:gridSpan w:val="5"/>
          </w:tcPr>
          <w:p w14:paraId="203AD62B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1. 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用EMKA系统，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分析心电图波形，计算心率、P-R间期、QRS波群和QT间期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、R-R间期、ST段电压、QTCB间期</w:t>
            </w:r>
          </w:p>
          <w:p w14:paraId="0C36E2CD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用EMKA系统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：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呼吸频率、潮气量。</w:t>
            </w:r>
          </w:p>
          <w:p w14:paraId="25B4CF21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测定时间：首次药前，首次药后6个点，所有动物。</w:t>
            </w:r>
          </w:p>
          <w:p w14:paraId="7C73C48F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. 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采用肢体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Ⅱ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导联：分析心电图波形，计算心率，P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-R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间期，Q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RS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波群和Q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T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间期,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计算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QTc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。</w:t>
            </w:r>
          </w:p>
          <w:p w14:paraId="1612F676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测定时间：首次药前，给药期间3次 (D1/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D15/D29药后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-4h)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，及恢复期结束。</w:t>
            </w:r>
          </w:p>
        </w:tc>
      </w:tr>
      <w:tr w14:paraId="69939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3F7E3F93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959C55D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血压</w:t>
            </w:r>
          </w:p>
        </w:tc>
        <w:tc>
          <w:tcPr>
            <w:tcW w:w="6316" w:type="dxa"/>
            <w:gridSpan w:val="5"/>
          </w:tcPr>
          <w:p w14:paraId="740F1790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无创血压计：舒张压，收缩压，平均动脉压。</w:t>
            </w:r>
          </w:p>
          <w:p w14:paraId="33F56E42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测定时间：首次药前，给药期间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3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次</w:t>
            </w:r>
            <w:bookmarkStart w:id="54" w:name="OLE_LINK16"/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（D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D15/D29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药后2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-4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h</w:t>
            </w:r>
            <w:bookmarkEnd w:id="54"/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），及恢复期结束。</w:t>
            </w:r>
          </w:p>
        </w:tc>
      </w:tr>
      <w:tr w14:paraId="3343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505F58AD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4D9BF0F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血氧饱和度</w:t>
            </w:r>
          </w:p>
        </w:tc>
        <w:tc>
          <w:tcPr>
            <w:tcW w:w="6316" w:type="dxa"/>
            <w:gridSpan w:val="5"/>
          </w:tcPr>
          <w:p w14:paraId="608396F6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测定时间：首次药前，给药期间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3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次（D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D15/D29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药后2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-4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h），及恢复期结束。</w:t>
            </w:r>
          </w:p>
        </w:tc>
      </w:tr>
      <w:tr w14:paraId="4F93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610F64AC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695F66C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临床病理</w:t>
            </w:r>
          </w:p>
        </w:tc>
        <w:tc>
          <w:tcPr>
            <w:tcW w:w="6316" w:type="dxa"/>
            <w:gridSpan w:val="5"/>
          </w:tcPr>
          <w:p w14:paraId="6D1AB327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常规血细胞计数，凝血(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PT, APTT, FIB)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，检测时间：首次药前，给药期间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3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次（D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9/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16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/D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30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），及恢复期结束。</w:t>
            </w:r>
          </w:p>
          <w:p w14:paraId="22F029FB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血液生化，检测时间：首次药前，给药期间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3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次（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D9/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16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/D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30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），及恢复期结束。</w:t>
            </w:r>
          </w:p>
          <w:p w14:paraId="621B6234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常规尿液分析：给药前，末次药前和恢复期结束前。</w:t>
            </w:r>
          </w:p>
        </w:tc>
      </w:tr>
      <w:tr w14:paraId="2B19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2DF3944A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48CA848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抗药抗体</w:t>
            </w:r>
          </w:p>
        </w:tc>
        <w:tc>
          <w:tcPr>
            <w:tcW w:w="6316" w:type="dxa"/>
            <w:gridSpan w:val="5"/>
          </w:tcPr>
          <w:p w14:paraId="58B401A4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bookmarkStart w:id="55" w:name="OLE_LINK1"/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血清；采样时间：7个点（pre-dose, D8，D15, D22, D29, D43，D56）。</w:t>
            </w:r>
          </w:p>
          <w:p w14:paraId="5320C459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抗体测定包括筛选、确证、滴度测定。</w:t>
            </w:r>
            <w:bookmarkEnd w:id="55"/>
          </w:p>
        </w:tc>
      </w:tr>
      <w:tr w14:paraId="4316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038AD168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F903C2C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免疫球蛋白</w:t>
            </w:r>
          </w:p>
        </w:tc>
        <w:tc>
          <w:tcPr>
            <w:tcW w:w="6316" w:type="dxa"/>
            <w:gridSpan w:val="5"/>
          </w:tcPr>
          <w:p w14:paraId="22468660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IgG、IgM</w:t>
            </w:r>
          </w:p>
          <w:p w14:paraId="5B61696E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测定时间：pre-dose、D9、D16、D30、D43、D57</w:t>
            </w:r>
          </w:p>
        </w:tc>
      </w:tr>
      <w:tr w14:paraId="2BF9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17501844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6BF9EA6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补体</w:t>
            </w:r>
          </w:p>
        </w:tc>
        <w:tc>
          <w:tcPr>
            <w:tcW w:w="6316" w:type="dxa"/>
            <w:gridSpan w:val="5"/>
          </w:tcPr>
          <w:p w14:paraId="053A6A53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C3、C4、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CIC</w:t>
            </w:r>
          </w:p>
          <w:p w14:paraId="30363E1E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测定时间：pre-dose、D9、D16、D30、D43、D57</w:t>
            </w:r>
          </w:p>
        </w:tc>
      </w:tr>
      <w:tr w14:paraId="4A83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69B5B079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A3FF861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淋巴细胞亚群</w:t>
            </w:r>
          </w:p>
        </w:tc>
        <w:tc>
          <w:tcPr>
            <w:tcW w:w="6316" w:type="dxa"/>
            <w:gridSpan w:val="5"/>
          </w:tcPr>
          <w:p w14:paraId="06566DE9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T细胞及亚型：CD3+、CD3+CD4+、CD3+CD8+、CD3+CD4+/ CD3+CD8+。</w:t>
            </w:r>
          </w:p>
          <w:p w14:paraId="1F7183E6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B细胞：CD3+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CD20+</w:t>
            </w:r>
          </w:p>
          <w:p w14:paraId="33298FEA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NK细胞</w:t>
            </w:r>
          </w:p>
          <w:p w14:paraId="0328AD0F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测定次数：pre-dose、D9、D16、D30、D43、D57</w:t>
            </w:r>
          </w:p>
        </w:tc>
      </w:tr>
      <w:tr w14:paraId="0B17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2A1B6DC7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94F35C5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细胞因子</w:t>
            </w:r>
          </w:p>
        </w:tc>
        <w:tc>
          <w:tcPr>
            <w:tcW w:w="6316" w:type="dxa"/>
            <w:gridSpan w:val="5"/>
          </w:tcPr>
          <w:p w14:paraId="30FBE9BE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6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个细胞因子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：TNF-α、IFN-γ、IL-17A、IL-1β、IL-10和IL-6。</w:t>
            </w:r>
          </w:p>
          <w:p w14:paraId="6ECEB588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测定次数：8个时间点, pre-dose, D1、D8和D29给药结束后2-4h和24h,，D57。</w:t>
            </w:r>
          </w:p>
        </w:tc>
      </w:tr>
      <w:tr w14:paraId="57242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47E3F1FD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EC7521A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毒代动力学</w:t>
            </w:r>
          </w:p>
        </w:tc>
        <w:tc>
          <w:tcPr>
            <w:tcW w:w="6316" w:type="dxa"/>
            <w:gridSpan w:val="5"/>
          </w:tcPr>
          <w:p w14:paraId="46992660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3个剂量组：第1次和第4次给药：9个点（pre-dose, 5min,2h, 6h, 24h, 48h, 72h,  120h ,168h post-dose），</w:t>
            </w:r>
          </w:p>
          <w:p w14:paraId="0FA56519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溶媒对照组：第1次和第4次给药前和给药后2h（样本采集时间点同另3组，只检测给药前和给药后2h样本）</w:t>
            </w:r>
          </w:p>
        </w:tc>
      </w:tr>
      <w:tr w14:paraId="5DC8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31632361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3511D60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骨髓涂片</w:t>
            </w:r>
          </w:p>
        </w:tc>
        <w:tc>
          <w:tcPr>
            <w:tcW w:w="6316" w:type="dxa"/>
            <w:gridSpan w:val="5"/>
          </w:tcPr>
          <w:p w14:paraId="1F22D07D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采样时间：给药结束和恢复期结束。</w:t>
            </w:r>
          </w:p>
          <w:p w14:paraId="19E0BD40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根据血液学结果确定是否阅片检查。</w:t>
            </w:r>
          </w:p>
        </w:tc>
      </w:tr>
      <w:tr w14:paraId="301FB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3029A12C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818EB00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解剖</w:t>
            </w:r>
          </w:p>
        </w:tc>
        <w:tc>
          <w:tcPr>
            <w:tcW w:w="6316" w:type="dxa"/>
            <w:gridSpan w:val="5"/>
          </w:tcPr>
          <w:p w14:paraId="7EFC4CEB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全部动物，主要脏器称重（包含阑尾和扁桃体）。</w:t>
            </w:r>
          </w:p>
        </w:tc>
      </w:tr>
      <w:tr w14:paraId="3C01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0476AF54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830D8F2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组织学</w:t>
            </w:r>
          </w:p>
        </w:tc>
        <w:tc>
          <w:tcPr>
            <w:tcW w:w="6316" w:type="dxa"/>
            <w:gridSpan w:val="5"/>
          </w:tcPr>
          <w:p w14:paraId="64FF94ED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约40种组织器官（包含阑尾和扁桃体），国外病理学家阅片。</w:t>
            </w:r>
          </w:p>
        </w:tc>
      </w:tr>
      <w:tr w14:paraId="3B16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1D0EDB4D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报告</w:t>
            </w:r>
          </w:p>
        </w:tc>
        <w:tc>
          <w:tcPr>
            <w:tcW w:w="6316" w:type="dxa"/>
            <w:gridSpan w:val="5"/>
          </w:tcPr>
          <w:p w14:paraId="5DFFD836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中、英文</w:t>
            </w:r>
          </w:p>
        </w:tc>
      </w:tr>
      <w:tr w14:paraId="21C1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1C6E2FB5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  <w:t>SEND</w:t>
            </w:r>
          </w:p>
        </w:tc>
        <w:tc>
          <w:tcPr>
            <w:tcW w:w="6316" w:type="dxa"/>
            <w:gridSpan w:val="5"/>
          </w:tcPr>
          <w:p w14:paraId="4A28FEBB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需要</w:t>
            </w:r>
          </w:p>
        </w:tc>
      </w:tr>
      <w:tr w14:paraId="5C90F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01EE1702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其它-</w:t>
            </w:r>
            <w:r>
              <w:rPr>
                <w:rFonts w:hint="eastAsia" w:ascii="Times New Roman" w:hAnsi="Times New Roman"/>
                <w:b/>
                <w:bCs/>
                <w:color w:val="FF0000"/>
                <w:kern w:val="0"/>
                <w:sz w:val="20"/>
                <w:szCs w:val="20"/>
              </w:rPr>
              <w:t>需保证满足时间节点</w:t>
            </w:r>
          </w:p>
        </w:tc>
        <w:tc>
          <w:tcPr>
            <w:tcW w:w="6316" w:type="dxa"/>
            <w:gridSpan w:val="5"/>
          </w:tcPr>
          <w:p w14:paraId="1A23701E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计划11月初给药，</w:t>
            </w:r>
            <w:r>
              <w:rPr>
                <w:rFonts w:hint="eastAsia" w:ascii="Times New Roman" w:hAnsi="Times New Roman"/>
                <w:b/>
                <w:bCs/>
                <w:color w:val="0000FF"/>
                <w:kern w:val="0"/>
                <w:sz w:val="20"/>
                <w:szCs w:val="20"/>
              </w:rPr>
              <w:t>恢复期结束后8周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提供签字盖章版final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report，1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2</w:t>
            </w: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周提供S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END</w:t>
            </w:r>
          </w:p>
        </w:tc>
      </w:tr>
      <w:tr w14:paraId="5A6D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0F6AB1CD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0"/>
              </w:rPr>
              <w:t>备注</w:t>
            </w:r>
          </w:p>
        </w:tc>
        <w:tc>
          <w:tcPr>
            <w:tcW w:w="6316" w:type="dxa"/>
            <w:gridSpan w:val="5"/>
          </w:tcPr>
          <w:p w14:paraId="0B33B9DA">
            <w:pPr>
              <w:rPr>
                <w:rFonts w:ascii="Times New Roman" w:hAnsi="Times New Roman"/>
                <w:b/>
                <w:bCs/>
                <w:color w:val="0000FF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color w:val="FF0000"/>
                <w:kern w:val="0"/>
                <w:sz w:val="20"/>
                <w:szCs w:val="20"/>
              </w:rPr>
              <w:t>生物样本和供试品需保存到</w:t>
            </w:r>
            <w:r>
              <w:rPr>
                <w:rFonts w:ascii="Times New Roman" w:hAnsi="Times New Roman"/>
                <w:b/>
                <w:bCs/>
                <w:color w:val="FF0000"/>
                <w:kern w:val="0"/>
                <w:sz w:val="20"/>
                <w:szCs w:val="20"/>
              </w:rPr>
              <w:t>IND</w:t>
            </w:r>
            <w:r>
              <w:rPr>
                <w:rFonts w:hint="eastAsia" w:ascii="Times New Roman" w:hAnsi="Times New Roman"/>
                <w:b/>
                <w:bCs/>
                <w:color w:val="FF0000"/>
                <w:kern w:val="0"/>
                <w:sz w:val="20"/>
                <w:szCs w:val="20"/>
              </w:rPr>
              <w:t>获批；甲方只提供供试品和安慰剂，所有其他相关试剂均由乙方提供。</w:t>
            </w:r>
          </w:p>
        </w:tc>
      </w:tr>
      <w:tr w14:paraId="29C2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7"/>
            <w:vAlign w:val="center"/>
          </w:tcPr>
          <w:p w14:paraId="46B85C89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color w:val="FF0000"/>
                <w:kern w:val="0"/>
                <w:sz w:val="20"/>
                <w:szCs w:val="20"/>
              </w:rPr>
              <w:t>投标供应商需保证满足本试验以下里程碑时间节点</w:t>
            </w:r>
          </w:p>
        </w:tc>
      </w:tr>
      <w:tr w14:paraId="1C78B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7"/>
            <w:vAlign w:val="center"/>
          </w:tcPr>
          <w:p w14:paraId="23234E1F">
            <w:pPr>
              <w:rPr>
                <w:rFonts w:ascii="Times New Roman" w:hAnsi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供试品浓度分析方法验证</w:t>
            </w:r>
          </w:p>
        </w:tc>
      </w:tr>
      <w:tr w14:paraId="3A67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705BFAFF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316" w:type="dxa"/>
            <w:gridSpan w:val="5"/>
          </w:tcPr>
          <w:p w14:paraId="13B8FA4E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方案初稿-方案生效</w:t>
            </w:r>
          </w:p>
        </w:tc>
      </w:tr>
      <w:tr w14:paraId="0F4A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4D408C9A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tcPr>
            <w:tcW w:w="6316" w:type="dxa"/>
            <w:gridSpan w:val="5"/>
          </w:tcPr>
          <w:p w14:paraId="405EC8D0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方案生效-完成验证</w:t>
            </w:r>
          </w:p>
        </w:tc>
      </w:tr>
      <w:tr w14:paraId="32E0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33085685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316" w:type="dxa"/>
            <w:gridSpan w:val="5"/>
          </w:tcPr>
          <w:p w14:paraId="61EBEC9A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完成验证-提供总结报告初稿</w:t>
            </w:r>
          </w:p>
        </w:tc>
      </w:tr>
      <w:tr w14:paraId="0448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1303744A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316" w:type="dxa"/>
            <w:gridSpan w:val="5"/>
          </w:tcPr>
          <w:p w14:paraId="069103B8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提供总结报告初稿-总结报告签字结题</w:t>
            </w:r>
          </w:p>
        </w:tc>
      </w:tr>
      <w:tr w14:paraId="41C9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7"/>
            <w:vAlign w:val="center"/>
          </w:tcPr>
          <w:p w14:paraId="317A743C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血药浓度、A</w:t>
            </w:r>
            <w:r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分析确认和验证</w:t>
            </w:r>
          </w:p>
        </w:tc>
      </w:tr>
      <w:tr w14:paraId="6ABD7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3FEE9330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316" w:type="dxa"/>
            <w:gridSpan w:val="5"/>
          </w:tcPr>
          <w:p w14:paraId="3E916431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提供供试品-完成方法开发/确认（提供方案初稿）</w:t>
            </w:r>
          </w:p>
        </w:tc>
      </w:tr>
      <w:tr w14:paraId="1D82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44BDDE2C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316" w:type="dxa"/>
            <w:gridSpan w:val="5"/>
          </w:tcPr>
          <w:p w14:paraId="43012204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方案初稿-方案生效</w:t>
            </w:r>
          </w:p>
        </w:tc>
      </w:tr>
      <w:tr w14:paraId="20652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244DA5EF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316" w:type="dxa"/>
            <w:gridSpan w:val="5"/>
          </w:tcPr>
          <w:p w14:paraId="51E384A9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方案生效-完成验证</w:t>
            </w:r>
          </w:p>
        </w:tc>
      </w:tr>
      <w:tr w14:paraId="4873A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2A8F8A31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316" w:type="dxa"/>
            <w:gridSpan w:val="5"/>
          </w:tcPr>
          <w:p w14:paraId="5FB5470D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完成验证-提供总结报告初稿 </w:t>
            </w:r>
          </w:p>
        </w:tc>
      </w:tr>
      <w:tr w14:paraId="04F7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gridSpan w:val="2"/>
            <w:vAlign w:val="center"/>
          </w:tcPr>
          <w:p w14:paraId="1719CF03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316" w:type="dxa"/>
            <w:gridSpan w:val="5"/>
          </w:tcPr>
          <w:p w14:paraId="54275BBD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提供总结报告初稿-总结报告签字结题</w:t>
            </w:r>
          </w:p>
        </w:tc>
      </w:tr>
      <w:tr w14:paraId="22D07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7"/>
            <w:vAlign w:val="center"/>
          </w:tcPr>
          <w:p w14:paraId="76548072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恢复期结束相关结果提供时间</w:t>
            </w:r>
          </w:p>
        </w:tc>
      </w:tr>
      <w:tr w14:paraId="64BA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gridSpan w:val="3"/>
            <w:vAlign w:val="center"/>
          </w:tcPr>
          <w:p w14:paraId="05C557B0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171" w:type="dxa"/>
            <w:gridSpan w:val="4"/>
            <w:vAlign w:val="center"/>
          </w:tcPr>
          <w:p w14:paraId="7EC19D40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给药期结束- </w:t>
            </w: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TK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检测并提供分报告</w:t>
            </w:r>
          </w:p>
        </w:tc>
      </w:tr>
      <w:tr w14:paraId="32327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gridSpan w:val="3"/>
            <w:vAlign w:val="center"/>
          </w:tcPr>
          <w:p w14:paraId="38FBBC2D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tcPr>
            <w:tcW w:w="6171" w:type="dxa"/>
            <w:gridSpan w:val="4"/>
            <w:vAlign w:val="center"/>
          </w:tcPr>
          <w:p w14:paraId="2C6ED01B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TK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报告定稿</w:t>
            </w:r>
          </w:p>
        </w:tc>
      </w:tr>
      <w:tr w14:paraId="6F92F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gridSpan w:val="3"/>
            <w:vAlign w:val="center"/>
          </w:tcPr>
          <w:p w14:paraId="0FE114B5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171" w:type="dxa"/>
            <w:gridSpan w:val="4"/>
            <w:vAlign w:val="center"/>
          </w:tcPr>
          <w:p w14:paraId="48E40B51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恢复期结束- A</w:t>
            </w: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检测并提供分报告</w:t>
            </w:r>
          </w:p>
        </w:tc>
      </w:tr>
      <w:tr w14:paraId="6724E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gridSpan w:val="3"/>
            <w:vAlign w:val="center"/>
          </w:tcPr>
          <w:p w14:paraId="3D1E36B1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tcPr>
            <w:tcW w:w="6171" w:type="dxa"/>
            <w:gridSpan w:val="4"/>
            <w:vAlign w:val="center"/>
          </w:tcPr>
          <w:p w14:paraId="4B250B07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报告定稿</w:t>
            </w:r>
          </w:p>
        </w:tc>
      </w:tr>
      <w:tr w14:paraId="46E2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gridSpan w:val="3"/>
            <w:vAlign w:val="center"/>
          </w:tcPr>
          <w:p w14:paraId="4A2282BE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171" w:type="dxa"/>
            <w:gridSpan w:val="4"/>
            <w:vAlign w:val="center"/>
          </w:tcPr>
          <w:p w14:paraId="28FE8286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恢复期结束-总结报告初稿（不含病理）</w:t>
            </w:r>
          </w:p>
        </w:tc>
      </w:tr>
      <w:tr w14:paraId="4099D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gridSpan w:val="3"/>
            <w:vAlign w:val="center"/>
          </w:tcPr>
          <w:p w14:paraId="4B9D1B28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6周</w:t>
            </w:r>
          </w:p>
        </w:tc>
        <w:tc>
          <w:tcPr>
            <w:tcW w:w="6171" w:type="dxa"/>
            <w:gridSpan w:val="4"/>
            <w:vAlign w:val="center"/>
          </w:tcPr>
          <w:p w14:paraId="6527BD66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恢复期结束-组织病理学初稿（含同行评议）</w:t>
            </w:r>
          </w:p>
        </w:tc>
      </w:tr>
      <w:tr w14:paraId="4821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gridSpan w:val="3"/>
            <w:vAlign w:val="center"/>
          </w:tcPr>
          <w:p w14:paraId="4A773EE7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171" w:type="dxa"/>
            <w:gridSpan w:val="4"/>
            <w:vAlign w:val="center"/>
          </w:tcPr>
          <w:p w14:paraId="5BB4F4D7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组织病理学初稿-组织病理学定稿</w:t>
            </w:r>
          </w:p>
        </w:tc>
      </w:tr>
      <w:tr w14:paraId="2080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gridSpan w:val="3"/>
            <w:vAlign w:val="center"/>
          </w:tcPr>
          <w:p w14:paraId="195A3922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7周</w:t>
            </w:r>
          </w:p>
        </w:tc>
        <w:tc>
          <w:tcPr>
            <w:tcW w:w="6171" w:type="dxa"/>
            <w:gridSpan w:val="4"/>
            <w:vAlign w:val="center"/>
          </w:tcPr>
          <w:p w14:paraId="354E8639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恢复期结束-总结报告初稿（含病理）</w:t>
            </w:r>
          </w:p>
        </w:tc>
      </w:tr>
      <w:tr w14:paraId="4FB4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gridSpan w:val="3"/>
            <w:vAlign w:val="center"/>
          </w:tcPr>
          <w:p w14:paraId="2430BBE2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8周</w:t>
            </w:r>
          </w:p>
        </w:tc>
        <w:tc>
          <w:tcPr>
            <w:tcW w:w="6171" w:type="dxa"/>
            <w:gridSpan w:val="4"/>
            <w:vAlign w:val="center"/>
          </w:tcPr>
          <w:p w14:paraId="7CA48CA3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恢复期结束-总结报告终稿（含病理）</w:t>
            </w:r>
          </w:p>
        </w:tc>
      </w:tr>
    </w:tbl>
    <w:p w14:paraId="561B25DE">
      <w:pPr>
        <w:rPr>
          <w:rFonts w:ascii="Times New Roman" w:hAnsi="Times New Roman"/>
          <w:b/>
          <w:bCs/>
        </w:rPr>
      </w:pPr>
    </w:p>
    <w:p w14:paraId="1C2D29C7">
      <w:pPr>
        <w:rPr>
          <w:ins w:id="0" w:author="Yuan,Xiaoling/袁小玲" w:date="2024-12-03T15:13:00Z"/>
          <w:rFonts w:ascii="Times New Roman" w:hAnsi="Times New Roman"/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FE89DA2">
      <w:pPr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4</w:t>
      </w:r>
      <w:r>
        <w:rPr>
          <w:rFonts w:ascii="Times New Roman" w:hAnsi="Times New Roman"/>
          <w:b/>
          <w:bCs/>
        </w:rPr>
        <w:t>、</w:t>
      </w:r>
      <w:r>
        <w:rPr>
          <w:rFonts w:hint="eastAsia" w:ascii="Times New Roman" w:hAnsi="Times New Roman"/>
          <w:b/>
          <w:bCs/>
        </w:rPr>
        <w:t>食蟹猴药代动力学试验</w:t>
      </w:r>
    </w:p>
    <w:tbl>
      <w:tblPr>
        <w:tblStyle w:val="10"/>
        <w:tblW w:w="5000" w:type="pct"/>
        <w:jc w:val="center"/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523"/>
        <w:gridCol w:w="1261"/>
        <w:gridCol w:w="2355"/>
        <w:gridCol w:w="1000"/>
        <w:gridCol w:w="1273"/>
        <w:gridCol w:w="993"/>
        <w:gridCol w:w="957"/>
      </w:tblGrid>
      <w:tr w14:paraId="21833D0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57A3E">
            <w:pPr>
              <w:pStyle w:val="27"/>
              <w:spacing w:before="40" w:after="20"/>
              <w:rPr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bCs/>
                <w:color w:val="000000"/>
                <w:sz w:val="21"/>
                <w:szCs w:val="21"/>
                <w:lang w:eastAsia="zh-CN"/>
              </w:rPr>
              <w:t>目的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F77CA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评价</w:t>
            </w: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在食蟹猴体内的药代动力学特征</w:t>
            </w:r>
          </w:p>
        </w:tc>
      </w:tr>
      <w:tr w14:paraId="1EF357A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800D1">
            <w:pPr>
              <w:spacing w:line="360" w:lineRule="auto"/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GLP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42746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否</w:t>
            </w:r>
          </w:p>
        </w:tc>
      </w:tr>
      <w:tr w14:paraId="74F56B9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5CC52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供试品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2C6A4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</w:tr>
      <w:tr w14:paraId="243278D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CBB13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溶媒及阴性对照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18544">
            <w:pPr>
              <w:pStyle w:val="28"/>
              <w:spacing w:after="20"/>
              <w:rPr>
                <w:color w:val="000000"/>
                <w:sz w:val="21"/>
                <w:szCs w:val="21"/>
                <w:lang w:val="nb-NO"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TBD</w:t>
            </w:r>
          </w:p>
        </w:tc>
      </w:tr>
      <w:tr w14:paraId="0020A7D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F52A2C0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研究</w:t>
            </w:r>
          </w:p>
          <w:p w14:paraId="603A8700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系统</w:t>
            </w:r>
          </w:p>
        </w:tc>
        <w:tc>
          <w:tcPr>
            <w:tcW w:w="7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9F061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种属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789DC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食蟹猴</w:t>
            </w:r>
          </w:p>
        </w:tc>
      </w:tr>
      <w:tr w14:paraId="42E2702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D3EB06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</w:p>
        </w:tc>
        <w:tc>
          <w:tcPr>
            <w:tcW w:w="754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FEC320C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年龄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49021A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3</w:t>
            </w:r>
            <w:r>
              <w:rPr>
                <w:rFonts w:ascii="Times New Roman" w:hAnsi="Times New Roman"/>
                <w:color w:val="000000"/>
                <w:szCs w:val="21"/>
              </w:rPr>
              <w:t>-5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岁</w:t>
            </w:r>
          </w:p>
        </w:tc>
      </w:tr>
      <w:tr w14:paraId="56FF0F4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F506F9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</w:p>
        </w:tc>
        <w:tc>
          <w:tcPr>
            <w:tcW w:w="754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193587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体重</w:t>
            </w:r>
          </w:p>
        </w:tc>
        <w:tc>
          <w:tcPr>
            <w:tcW w:w="3933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76949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2-5 kg</w:t>
            </w:r>
          </w:p>
        </w:tc>
      </w:tr>
      <w:tr w14:paraId="79EA1FF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F9F701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</w:p>
        </w:tc>
        <w:tc>
          <w:tcPr>
            <w:tcW w:w="754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859D88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数量</w:t>
            </w:r>
          </w:p>
        </w:tc>
        <w:tc>
          <w:tcPr>
            <w:tcW w:w="3933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93EC6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共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24</w:t>
            </w:r>
            <w:r>
              <w:rPr>
                <w:rFonts w:ascii="Times New Roman" w:hAnsi="Times New Roman"/>
                <w:color w:val="000000"/>
                <w:szCs w:val="21"/>
              </w:rPr>
              <w:t>只，雌雄各半</w:t>
            </w:r>
          </w:p>
        </w:tc>
      </w:tr>
      <w:tr w14:paraId="267CC80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8" w:hRule="atLeast"/>
          <w:jc w:val="center"/>
        </w:trPr>
        <w:tc>
          <w:tcPr>
            <w:tcW w:w="1067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5DA7352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分组</w:t>
            </w:r>
          </w:p>
        </w:tc>
        <w:tc>
          <w:tcPr>
            <w:tcW w:w="1408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86EA07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组别</w:t>
            </w:r>
          </w:p>
        </w:tc>
        <w:tc>
          <w:tcPr>
            <w:tcW w:w="598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ACCF531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给药途径</w:t>
            </w:r>
          </w:p>
        </w:tc>
        <w:tc>
          <w:tcPr>
            <w:tcW w:w="761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3E7532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剂量mg/kg</w:t>
            </w:r>
          </w:p>
        </w:tc>
        <w:tc>
          <w:tcPr>
            <w:tcW w:w="11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E1732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动物数</w:t>
            </w:r>
          </w:p>
        </w:tc>
      </w:tr>
      <w:tr w14:paraId="0B1FDAD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7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13BAB2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408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E10F0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598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C8B9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76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4403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2FD9A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雌性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D3ED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雄性</w:t>
            </w:r>
          </w:p>
        </w:tc>
      </w:tr>
      <w:tr w14:paraId="7EF3685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1AB701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4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B7FD8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剂量组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4838C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I</w:t>
            </w:r>
            <w:r>
              <w:rPr>
                <w:color w:val="000000"/>
                <w:sz w:val="21"/>
                <w:szCs w:val="21"/>
                <w:lang w:eastAsia="zh-CN"/>
              </w:rPr>
              <w:t>V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751ED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T</w:t>
            </w:r>
            <w:r>
              <w:rPr>
                <w:color w:val="000000"/>
                <w:sz w:val="21"/>
                <w:szCs w:val="21"/>
                <w:lang w:eastAsia="zh-CN"/>
              </w:rPr>
              <w:t>BD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EB031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9F908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</w:tr>
      <w:tr w14:paraId="59D7CA4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F6F0E4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4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45257">
            <w:pPr>
              <w:pStyle w:val="28"/>
              <w:spacing w:after="20"/>
              <w:rPr>
                <w:color w:val="000000"/>
                <w:sz w:val="21"/>
                <w:szCs w:val="21"/>
                <w:lang w:val="nb-NO"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剂量组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7A29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S</w:t>
            </w:r>
            <w:r>
              <w:rPr>
                <w:color w:val="000000"/>
                <w:sz w:val="21"/>
                <w:szCs w:val="21"/>
                <w:lang w:eastAsia="zh-CN"/>
              </w:rPr>
              <w:t>C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4F2D6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TBD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4EB3D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1416E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</w:tr>
      <w:tr w14:paraId="7B403C0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775A1C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4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8C1FB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剂量组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6A3E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S</w:t>
            </w:r>
            <w:r>
              <w:rPr>
                <w:color w:val="000000"/>
                <w:sz w:val="21"/>
                <w:szCs w:val="21"/>
                <w:lang w:eastAsia="zh-CN"/>
              </w:rPr>
              <w:t>C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AE082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TBD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3C447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DA498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</w:tr>
      <w:tr w14:paraId="2164184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" w:hRule="atLeast"/>
          <w:jc w:val="center"/>
        </w:trPr>
        <w:tc>
          <w:tcPr>
            <w:tcW w:w="106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0B079D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4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0080D">
            <w:pPr>
              <w:pStyle w:val="28"/>
              <w:spacing w:after="20"/>
              <w:rPr>
                <w:color w:val="000000"/>
                <w:sz w:val="21"/>
                <w:szCs w:val="21"/>
                <w:lang w:val="nb-NO"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剂量组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5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1916C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S</w:t>
            </w:r>
            <w:r>
              <w:rPr>
                <w:color w:val="000000"/>
                <w:sz w:val="21"/>
                <w:szCs w:val="21"/>
                <w:lang w:eastAsia="zh-CN"/>
              </w:rPr>
              <w:t>C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24A6A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TBD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9A336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75351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</w:tr>
      <w:tr w14:paraId="4F32001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A9D8A">
            <w:pPr>
              <w:pStyle w:val="28"/>
              <w:spacing w:before="20"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给药频率和周期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A88E2">
            <w:pPr>
              <w:pStyle w:val="28"/>
              <w:spacing w:before="20"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单次给药</w:t>
            </w:r>
          </w:p>
        </w:tc>
      </w:tr>
      <w:tr w14:paraId="00B4CDB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A8930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一般观察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DC290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给药前：体重、一般临床观察（28天）；</w:t>
            </w:r>
          </w:p>
          <w:p w14:paraId="310DFD22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给药后：一般临床观察，不良反应记录。</w:t>
            </w:r>
          </w:p>
        </w:tc>
      </w:tr>
      <w:tr w14:paraId="1AAFAC4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44FC1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样本采集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45F07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样本类型：血清；</w:t>
            </w:r>
          </w:p>
          <w:p w14:paraId="48AE728F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采集方法：静脉；</w:t>
            </w:r>
          </w:p>
          <w:p w14:paraId="676DC66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样本数：13个点（pre-dose, 5min, 2h, 6h, 24h, 48h, 72h, 120h, 168h, 240h, 336h, 504h, 672h）</w:t>
            </w:r>
          </w:p>
          <w:p w14:paraId="7960E07D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样本量：每个时间点约1ml全血；</w:t>
            </w:r>
          </w:p>
          <w:p w14:paraId="1491066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样本处理：分离血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清</w:t>
            </w:r>
            <w:r>
              <w:rPr>
                <w:color w:val="000000"/>
                <w:sz w:val="21"/>
                <w:szCs w:val="21"/>
                <w:lang w:eastAsia="zh-CN"/>
              </w:rPr>
              <w:t>，-70℃以下保存。</w:t>
            </w:r>
          </w:p>
        </w:tc>
      </w:tr>
      <w:tr w14:paraId="7339EF7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21516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ADA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FC44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5</w:t>
            </w:r>
            <w:r>
              <w:rPr>
                <w:color w:val="000000"/>
                <w:sz w:val="21"/>
                <w:szCs w:val="21"/>
                <w:lang w:eastAsia="zh-CN"/>
              </w:rPr>
              <w:t xml:space="preserve">个点（pre-dose, 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168h，</w:t>
            </w:r>
            <w:r>
              <w:rPr>
                <w:color w:val="000000"/>
                <w:sz w:val="21"/>
                <w:szCs w:val="21"/>
                <w:lang w:eastAsia="zh-CN"/>
              </w:rPr>
              <w:t>336h, 504h, 672h）</w:t>
            </w:r>
          </w:p>
        </w:tc>
      </w:tr>
      <w:tr w14:paraId="4A8B9AE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3DAD5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样本分析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EDEF0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采用经验证的方法</w:t>
            </w:r>
          </w:p>
        </w:tc>
      </w:tr>
      <w:tr w14:paraId="36FFEBA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2FB6A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数据计算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40DBE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WinNolin（V6.4）计算主要代谢动力学参数，如t1/2，Tmax，Cmax，AUC，Cl，Vd（Vz/f）。</w:t>
            </w:r>
          </w:p>
        </w:tc>
      </w:tr>
      <w:tr w14:paraId="0B6A67B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FE692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数据统计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D2968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常规统计分析</w:t>
            </w:r>
          </w:p>
        </w:tc>
      </w:tr>
      <w:tr w14:paraId="79FAD23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A289C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报告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49A9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中、英文</w:t>
            </w:r>
          </w:p>
        </w:tc>
      </w:tr>
      <w:tr w14:paraId="027B446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8FCAF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2AA48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甲方只提供供试品，其他相关试剂由乙方提供</w:t>
            </w:r>
          </w:p>
        </w:tc>
      </w:tr>
    </w:tbl>
    <w:p w14:paraId="5E240D16">
      <w:pPr>
        <w:rPr>
          <w:b/>
          <w:bCs/>
        </w:rPr>
      </w:pPr>
    </w:p>
    <w:p w14:paraId="0C4DEEEA">
      <w:pPr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5</w:t>
      </w:r>
      <w:r>
        <w:rPr>
          <w:rFonts w:ascii="Times New Roman" w:hAnsi="Times New Roman"/>
          <w:b/>
          <w:bCs/>
        </w:rPr>
        <w:t>、</w:t>
      </w:r>
      <w:r>
        <w:rPr>
          <w:rFonts w:hint="eastAsia" w:ascii="Times New Roman" w:hAnsi="Times New Roman"/>
          <w:b/>
          <w:bCs/>
        </w:rPr>
        <w:t>小型猪药代动力学试验</w:t>
      </w:r>
    </w:p>
    <w:tbl>
      <w:tblPr>
        <w:tblStyle w:val="10"/>
        <w:tblW w:w="5000" w:type="pct"/>
        <w:jc w:val="center"/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523"/>
        <w:gridCol w:w="1261"/>
        <w:gridCol w:w="2970"/>
        <w:gridCol w:w="1013"/>
        <w:gridCol w:w="644"/>
        <w:gridCol w:w="993"/>
        <w:gridCol w:w="958"/>
      </w:tblGrid>
      <w:tr w14:paraId="5DFE672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3371D">
            <w:pPr>
              <w:pStyle w:val="27"/>
              <w:spacing w:before="40" w:after="20"/>
              <w:rPr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bCs/>
                <w:color w:val="000000"/>
                <w:sz w:val="21"/>
                <w:szCs w:val="21"/>
                <w:lang w:eastAsia="zh-CN"/>
              </w:rPr>
              <w:t>目的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61E8A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评价</w:t>
            </w: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在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小型猪</w:t>
            </w:r>
            <w:r>
              <w:rPr>
                <w:color w:val="000000"/>
                <w:sz w:val="21"/>
                <w:szCs w:val="21"/>
                <w:lang w:eastAsia="zh-CN"/>
              </w:rPr>
              <w:t>体内的药代动力学特征</w:t>
            </w:r>
          </w:p>
        </w:tc>
      </w:tr>
      <w:tr w14:paraId="162A670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826E7">
            <w:pPr>
              <w:spacing w:line="360" w:lineRule="auto"/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GLP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91654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否</w:t>
            </w:r>
          </w:p>
        </w:tc>
      </w:tr>
      <w:tr w14:paraId="6102C79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EB767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供试品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ED80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</w:tr>
      <w:tr w14:paraId="7C89EA1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F71C6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溶媒及阴性对照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CA02E">
            <w:pPr>
              <w:pStyle w:val="28"/>
              <w:spacing w:after="20"/>
              <w:rPr>
                <w:color w:val="000000"/>
                <w:sz w:val="21"/>
                <w:szCs w:val="21"/>
                <w:lang w:val="nb-NO"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TBD</w:t>
            </w:r>
          </w:p>
        </w:tc>
      </w:tr>
      <w:tr w14:paraId="06C8C92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1E644FA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研究</w:t>
            </w:r>
          </w:p>
          <w:p w14:paraId="09F115BF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系统</w:t>
            </w:r>
          </w:p>
        </w:tc>
        <w:tc>
          <w:tcPr>
            <w:tcW w:w="7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BFB96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种属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F49A4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小型猪</w:t>
            </w:r>
          </w:p>
        </w:tc>
      </w:tr>
      <w:tr w14:paraId="04DC5FE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D8F74D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</w:p>
        </w:tc>
        <w:tc>
          <w:tcPr>
            <w:tcW w:w="754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1943448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年龄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A66E25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3</w:t>
            </w:r>
            <w:r>
              <w:rPr>
                <w:rFonts w:ascii="Times New Roman" w:hAnsi="Times New Roman"/>
                <w:color w:val="000000"/>
                <w:szCs w:val="21"/>
              </w:rPr>
              <w:t>-7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月龄</w:t>
            </w:r>
          </w:p>
        </w:tc>
      </w:tr>
      <w:tr w14:paraId="28E8F55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58E2D0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</w:p>
        </w:tc>
        <w:tc>
          <w:tcPr>
            <w:tcW w:w="754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205A1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体重</w:t>
            </w:r>
          </w:p>
        </w:tc>
        <w:tc>
          <w:tcPr>
            <w:tcW w:w="3933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9EB093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10-15 kg</w:t>
            </w:r>
          </w:p>
        </w:tc>
      </w:tr>
      <w:tr w14:paraId="4778E46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313" w:type="pct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198AF0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</w:p>
        </w:tc>
        <w:tc>
          <w:tcPr>
            <w:tcW w:w="754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F3DBB9">
            <w:pPr>
              <w:rPr>
                <w:rFonts w:ascii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Cs w:val="21"/>
              </w:rPr>
              <w:t>数量</w:t>
            </w:r>
          </w:p>
        </w:tc>
        <w:tc>
          <w:tcPr>
            <w:tcW w:w="3933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12D70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共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12</w:t>
            </w:r>
            <w:r>
              <w:rPr>
                <w:rFonts w:ascii="Times New Roman" w:hAnsi="Times New Roman"/>
                <w:color w:val="000000"/>
                <w:szCs w:val="21"/>
              </w:rPr>
              <w:t>只，雌雄各半</w:t>
            </w:r>
          </w:p>
        </w:tc>
      </w:tr>
      <w:tr w14:paraId="125EC29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8" w:hRule="atLeast"/>
          <w:jc w:val="center"/>
        </w:trPr>
        <w:tc>
          <w:tcPr>
            <w:tcW w:w="1067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DE03AE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分组</w:t>
            </w:r>
          </w:p>
        </w:tc>
        <w:tc>
          <w:tcPr>
            <w:tcW w:w="177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3FE4A7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组别</w:t>
            </w:r>
          </w:p>
        </w:tc>
        <w:tc>
          <w:tcPr>
            <w:tcW w:w="60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933CE9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给药途径</w:t>
            </w:r>
          </w:p>
        </w:tc>
        <w:tc>
          <w:tcPr>
            <w:tcW w:w="38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8903F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剂量mg/kg</w:t>
            </w:r>
          </w:p>
        </w:tc>
        <w:tc>
          <w:tcPr>
            <w:tcW w:w="11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A12C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动物数</w:t>
            </w:r>
          </w:p>
        </w:tc>
      </w:tr>
      <w:tr w14:paraId="0E4EEEA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7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5C0F71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77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9542A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0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EC19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38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5EB78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6708D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雌性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A634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雄性</w:t>
            </w:r>
          </w:p>
        </w:tc>
      </w:tr>
      <w:tr w14:paraId="0CF6FA3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26A3C3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52590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剂量组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EE837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I</w:t>
            </w:r>
            <w:r>
              <w:rPr>
                <w:color w:val="000000"/>
                <w:sz w:val="21"/>
                <w:szCs w:val="21"/>
                <w:lang w:eastAsia="zh-CN"/>
              </w:rPr>
              <w:t>V</w:t>
            </w:r>
          </w:p>
        </w:tc>
        <w:tc>
          <w:tcPr>
            <w:tcW w:w="3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F7D32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T</w:t>
            </w:r>
            <w:r>
              <w:rPr>
                <w:color w:val="000000"/>
                <w:sz w:val="21"/>
                <w:szCs w:val="21"/>
                <w:lang w:eastAsia="zh-CN"/>
              </w:rPr>
              <w:t>BD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29A44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4F7E6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</w:tr>
      <w:tr w14:paraId="5734375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" w:hRule="atLeast"/>
          <w:jc w:val="center"/>
        </w:trPr>
        <w:tc>
          <w:tcPr>
            <w:tcW w:w="1067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E8CFC9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855BE">
            <w:pPr>
              <w:pStyle w:val="28"/>
              <w:spacing w:after="20"/>
              <w:rPr>
                <w:color w:val="000000"/>
                <w:sz w:val="21"/>
                <w:szCs w:val="21"/>
                <w:lang w:val="nb-NO" w:eastAsia="zh-CN"/>
              </w:rPr>
            </w:pPr>
            <w:r>
              <w:rPr>
                <w:color w:val="000000"/>
                <w:sz w:val="21"/>
                <w:szCs w:val="21"/>
                <w:lang w:val="nb-NO" w:eastAsia="zh-CN"/>
              </w:rPr>
              <w:t>供试品</w:t>
            </w:r>
            <w:r>
              <w:rPr>
                <w:color w:val="000000"/>
                <w:sz w:val="21"/>
                <w:szCs w:val="21"/>
                <w:lang w:eastAsia="zh-CN"/>
              </w:rPr>
              <w:t>剂量组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E407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S</w:t>
            </w:r>
            <w:r>
              <w:rPr>
                <w:color w:val="000000"/>
                <w:sz w:val="21"/>
                <w:szCs w:val="21"/>
                <w:lang w:eastAsia="zh-CN"/>
              </w:rPr>
              <w:t>C</w:t>
            </w:r>
          </w:p>
        </w:tc>
        <w:tc>
          <w:tcPr>
            <w:tcW w:w="3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7B614F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TBD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0CBE6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AF2DF"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</w:p>
        </w:tc>
      </w:tr>
      <w:tr w14:paraId="0A17EC9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7B5CE">
            <w:pPr>
              <w:pStyle w:val="28"/>
              <w:spacing w:before="20"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给药频率和周期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6903B">
            <w:pPr>
              <w:pStyle w:val="28"/>
              <w:spacing w:before="20"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单次给药</w:t>
            </w:r>
          </w:p>
        </w:tc>
      </w:tr>
      <w:tr w14:paraId="3CC8510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C4FCB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一般观察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E1102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给药前：体重、一般临床观察（28天）；</w:t>
            </w:r>
          </w:p>
          <w:p w14:paraId="100F7A02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给药后：一般临床观察，不良反应记录。</w:t>
            </w:r>
          </w:p>
        </w:tc>
      </w:tr>
      <w:tr w14:paraId="6ED5789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868A1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样本采集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2DD7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样本类型：血清；</w:t>
            </w:r>
          </w:p>
          <w:p w14:paraId="02667373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采集方法：静脉；</w:t>
            </w:r>
          </w:p>
          <w:p w14:paraId="2F67C11E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样本数：13个点（pre-dose, 5min, 2h, 6h, 24h, 48h, 72h, 120h, 168h, 240h, 336h, 504h, 672h）</w:t>
            </w:r>
          </w:p>
          <w:p w14:paraId="3A687A89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样本量：每个时间点约1ml全血；</w:t>
            </w:r>
          </w:p>
          <w:p w14:paraId="5531B40F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样本处理：分离血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清</w:t>
            </w:r>
            <w:r>
              <w:rPr>
                <w:color w:val="000000"/>
                <w:sz w:val="21"/>
                <w:szCs w:val="21"/>
                <w:lang w:eastAsia="zh-CN"/>
              </w:rPr>
              <w:t>，-70℃以下保存。</w:t>
            </w:r>
          </w:p>
        </w:tc>
      </w:tr>
      <w:tr w14:paraId="3673A12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F39B5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ADA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57EF0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 xml:space="preserve">5个点（pre-dose, 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168h，</w:t>
            </w:r>
            <w:r>
              <w:rPr>
                <w:color w:val="000000"/>
                <w:sz w:val="21"/>
                <w:szCs w:val="21"/>
                <w:lang w:eastAsia="zh-CN"/>
              </w:rPr>
              <w:t>336h, 504h, 672h）</w:t>
            </w:r>
          </w:p>
        </w:tc>
      </w:tr>
      <w:tr w14:paraId="406FF21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9C7C2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样本分析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1239C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采用经验证的方法</w:t>
            </w:r>
          </w:p>
        </w:tc>
      </w:tr>
      <w:tr w14:paraId="5A66CCC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7FF3B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数据计算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732DB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WinNolin（V6.4）计算主要代谢动力学参数，如t1/2，Tmax，Cmax，AUC，Cl，Vd（Vz/f）。</w:t>
            </w:r>
          </w:p>
        </w:tc>
      </w:tr>
      <w:tr w14:paraId="20B10F4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AEA9A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数据统计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6D688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常规统计分析</w:t>
            </w:r>
          </w:p>
        </w:tc>
      </w:tr>
      <w:tr w14:paraId="68EC6D7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3D189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报告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A5E31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中、英文</w:t>
            </w:r>
          </w:p>
        </w:tc>
      </w:tr>
      <w:tr w14:paraId="53BF39B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  <w:jc w:val="center"/>
        </w:trPr>
        <w:tc>
          <w:tcPr>
            <w:tcW w:w="10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DF0E4">
            <w:pPr>
              <w:pStyle w:val="28"/>
              <w:spacing w:after="20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3933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F0D54">
            <w:pPr>
              <w:pStyle w:val="28"/>
              <w:spacing w:after="20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甲方只提供供试品，其他相关试剂由乙方提供</w:t>
            </w:r>
          </w:p>
        </w:tc>
      </w:tr>
    </w:tbl>
    <w:p w14:paraId="37C7EFF9">
      <w:pPr>
        <w:rPr>
          <w:b/>
          <w:bCs/>
        </w:rPr>
      </w:pPr>
    </w:p>
    <w:p w14:paraId="1A471E57">
      <w:pPr>
        <w:rPr>
          <w:ins w:id="1" w:author="Yuan,Xiaoling/袁小玲" w:date="2024-12-03T15:13:00Z"/>
          <w:rFonts w:ascii="Times New Roman" w:hAnsi="Times New Roman"/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57E819A">
      <w:pPr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6</w:t>
      </w:r>
      <w:r>
        <w:rPr>
          <w:rFonts w:ascii="Times New Roman" w:hAnsi="Times New Roman"/>
          <w:b/>
          <w:szCs w:val="21"/>
        </w:rPr>
        <w:t>、体外细胞因子释放</w:t>
      </w:r>
    </w:p>
    <w:tbl>
      <w:tblPr>
        <w:tblStyle w:val="10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9"/>
      </w:tblGrid>
      <w:tr w14:paraId="08C18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3" w:type="pct"/>
            <w:vAlign w:val="center"/>
          </w:tcPr>
          <w:p w14:paraId="613EA2FF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目的</w:t>
            </w:r>
          </w:p>
        </w:tc>
        <w:tc>
          <w:tcPr>
            <w:tcW w:w="3807" w:type="pct"/>
            <w:vAlign w:val="center"/>
          </w:tcPr>
          <w:p w14:paraId="3AFFF75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评价供试品对人PBMC体外细胞因子释放的影响</w:t>
            </w:r>
          </w:p>
        </w:tc>
      </w:tr>
      <w:tr w14:paraId="1E433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3" w:type="pct"/>
            <w:vAlign w:val="center"/>
          </w:tcPr>
          <w:p w14:paraId="6A1AAADC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阳性对照品1</w:t>
            </w:r>
          </w:p>
        </w:tc>
        <w:tc>
          <w:tcPr>
            <w:tcW w:w="3807" w:type="pct"/>
            <w:vAlign w:val="center"/>
          </w:tcPr>
          <w:p w14:paraId="1C19A107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ACN28.1</w:t>
            </w:r>
            <w:r>
              <w:rPr>
                <w:rFonts w:hint="eastAsia" w:ascii="Times New Roman" w:hAnsi="Times New Roman"/>
                <w:szCs w:val="21"/>
              </w:rPr>
              <w:t>（其他等同亦可）</w:t>
            </w:r>
          </w:p>
        </w:tc>
      </w:tr>
      <w:tr w14:paraId="12BE4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3" w:type="pct"/>
            <w:vAlign w:val="center"/>
          </w:tcPr>
          <w:p w14:paraId="142CBEA1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阳性对照品2</w:t>
            </w:r>
          </w:p>
        </w:tc>
        <w:tc>
          <w:tcPr>
            <w:tcW w:w="3807" w:type="pct"/>
            <w:vAlign w:val="center"/>
          </w:tcPr>
          <w:p w14:paraId="1399EA4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OKT3</w:t>
            </w:r>
            <w:r>
              <w:rPr>
                <w:rFonts w:hint="eastAsia" w:ascii="Times New Roman" w:hAnsi="Times New Roman"/>
                <w:szCs w:val="21"/>
              </w:rPr>
              <w:t>（其他等同亦可）</w:t>
            </w:r>
          </w:p>
        </w:tc>
      </w:tr>
      <w:tr w14:paraId="0EF90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3" w:type="pct"/>
            <w:vAlign w:val="center"/>
          </w:tcPr>
          <w:p w14:paraId="29CB36F9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donor</w:t>
            </w:r>
          </w:p>
        </w:tc>
        <w:tc>
          <w:tcPr>
            <w:tcW w:w="3807" w:type="pct"/>
            <w:vAlign w:val="center"/>
          </w:tcPr>
          <w:p w14:paraId="7408C1A0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商品化的新鲜PBMC或全血来源于6个健康志愿者（正式实验）</w:t>
            </w:r>
          </w:p>
        </w:tc>
      </w:tr>
      <w:tr w14:paraId="02C4D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  <w:jc w:val="center"/>
        </w:trPr>
        <w:tc>
          <w:tcPr>
            <w:tcW w:w="1193" w:type="pct"/>
            <w:vAlign w:val="center"/>
          </w:tcPr>
          <w:p w14:paraId="02D31C5B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试验方法（固相法）</w:t>
            </w:r>
          </w:p>
        </w:tc>
        <w:tc>
          <w:tcPr>
            <w:tcW w:w="3807" w:type="pct"/>
            <w:vAlign w:val="center"/>
          </w:tcPr>
          <w:p w14:paraId="27754E77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阳性对照1、2设4个浓度，供试品设6个浓度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  <w:p w14:paraId="03FC57E7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正式实验前进行</w:t>
            </w:r>
            <w:r>
              <w:rPr>
                <w:rFonts w:hint="eastAsia" w:ascii="Times New Roman" w:hAnsi="Times New Roman"/>
                <w:szCs w:val="21"/>
              </w:rPr>
              <w:t>至少</w:t>
            </w:r>
            <w:r>
              <w:rPr>
                <w:rFonts w:ascii="Times New Roman" w:hAnsi="Times New Roman"/>
                <w:szCs w:val="21"/>
              </w:rPr>
              <w:t>1次预实验（2个donor）</w:t>
            </w:r>
          </w:p>
        </w:tc>
      </w:tr>
      <w:tr w14:paraId="04C4F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193" w:type="pct"/>
            <w:vAlign w:val="center"/>
          </w:tcPr>
          <w:p w14:paraId="54DC30D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试验方法（液相法）</w:t>
            </w:r>
          </w:p>
        </w:tc>
        <w:tc>
          <w:tcPr>
            <w:tcW w:w="3807" w:type="pct"/>
            <w:vAlign w:val="center"/>
          </w:tcPr>
          <w:p w14:paraId="1E49E69F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阳性对照1、2设4个浓度，供试品设6个浓度。</w:t>
            </w:r>
          </w:p>
          <w:p w14:paraId="1F185D6E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正式实验前进行1次预实验（2个donor）</w:t>
            </w:r>
          </w:p>
        </w:tc>
      </w:tr>
      <w:tr w14:paraId="0F383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1193" w:type="pct"/>
            <w:vAlign w:val="center"/>
          </w:tcPr>
          <w:p w14:paraId="130E7747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细胞因子检测</w:t>
            </w:r>
          </w:p>
        </w:tc>
        <w:tc>
          <w:tcPr>
            <w:tcW w:w="3807" w:type="pct"/>
            <w:vAlign w:val="center"/>
          </w:tcPr>
          <w:p w14:paraId="5719AE15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CBA法，检测IL-2、4、6、8、10、TNF-a和IFN-g水平</w:t>
            </w:r>
          </w:p>
        </w:tc>
      </w:tr>
      <w:tr w14:paraId="0A6F7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3" w:type="pct"/>
            <w:vAlign w:val="center"/>
          </w:tcPr>
          <w:p w14:paraId="7B1A463E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报告</w:t>
            </w:r>
          </w:p>
        </w:tc>
        <w:tc>
          <w:tcPr>
            <w:tcW w:w="3807" w:type="pct"/>
            <w:vAlign w:val="center"/>
          </w:tcPr>
          <w:p w14:paraId="3A05C550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中、英文</w:t>
            </w:r>
          </w:p>
        </w:tc>
      </w:tr>
      <w:tr w14:paraId="5795C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3" w:type="pct"/>
            <w:vAlign w:val="center"/>
          </w:tcPr>
          <w:p w14:paraId="59F32859"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其它-</w:t>
            </w:r>
            <w:r>
              <w:rPr>
                <w:rFonts w:hint="eastAsia"/>
                <w:b/>
                <w:bCs/>
                <w:color w:val="FF0000"/>
                <w:szCs w:val="21"/>
              </w:rPr>
              <w:t>需保证满足时间节点</w:t>
            </w:r>
          </w:p>
        </w:tc>
        <w:tc>
          <w:tcPr>
            <w:tcW w:w="3807" w:type="pct"/>
            <w:vAlign w:val="center"/>
          </w:tcPr>
          <w:p w14:paraId="605FD5B1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供试品提供后</w:t>
            </w:r>
            <w:r>
              <w:rPr>
                <w:color w:val="000000"/>
                <w:szCs w:val="21"/>
              </w:rPr>
              <w:t>2.5</w:t>
            </w:r>
            <w:r>
              <w:rPr>
                <w:rFonts w:hint="eastAsia"/>
                <w:color w:val="000000"/>
                <w:szCs w:val="21"/>
              </w:rPr>
              <w:t>个月内试验报告定稿签字</w:t>
            </w:r>
          </w:p>
        </w:tc>
      </w:tr>
    </w:tbl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6208"/>
      </w:tblGrid>
      <w:tr w14:paraId="36E1E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vAlign w:val="center"/>
          </w:tcPr>
          <w:p w14:paraId="7A3DFB63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细胞因子实验（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提供供试品后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0A1F7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 w14:paraId="145DDD71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tcPr>
            <w:tcW w:w="6208" w:type="dxa"/>
          </w:tcPr>
          <w:p w14:paraId="7004FB09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提供预实验方案-方案生效</w:t>
            </w:r>
          </w:p>
        </w:tc>
      </w:tr>
      <w:tr w14:paraId="35D0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 w14:paraId="733CC44F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208" w:type="dxa"/>
          </w:tcPr>
          <w:p w14:paraId="7D440714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预实验</w:t>
            </w:r>
          </w:p>
        </w:tc>
      </w:tr>
      <w:tr w14:paraId="5DFC0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 w14:paraId="44653E7E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tcPr>
            <w:tcW w:w="6208" w:type="dxa"/>
          </w:tcPr>
          <w:p w14:paraId="7B1B3638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预实验完成</w:t>
            </w: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</w:t>
            </w:r>
            <w:bookmarkStart w:id="56" w:name="OLE_LINK5"/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提供预实验报告初稿</w:t>
            </w:r>
            <w:bookmarkEnd w:id="56"/>
          </w:p>
        </w:tc>
      </w:tr>
      <w:tr w14:paraId="29B0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 w14:paraId="2AEB9144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2周</w:t>
            </w:r>
          </w:p>
        </w:tc>
        <w:tc>
          <w:tcPr>
            <w:tcW w:w="6208" w:type="dxa"/>
          </w:tcPr>
          <w:p w14:paraId="2A30B585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提供预实验报告初稿-预实验报告定稿</w:t>
            </w:r>
          </w:p>
        </w:tc>
      </w:tr>
      <w:tr w14:paraId="5E0D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 w14:paraId="62A3E457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208" w:type="dxa"/>
          </w:tcPr>
          <w:p w14:paraId="447BD7AA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预实验完成</w:t>
            </w: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提供正式试验方案初稿</w:t>
            </w:r>
          </w:p>
        </w:tc>
      </w:tr>
      <w:tr w14:paraId="3F79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 w14:paraId="73A122D5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tcPr>
            <w:tcW w:w="6208" w:type="dxa"/>
          </w:tcPr>
          <w:p w14:paraId="07C22E5C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正式试验方案初稿-方案定稿</w:t>
            </w:r>
          </w:p>
        </w:tc>
      </w:tr>
      <w:tr w14:paraId="59DFA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 w14:paraId="199F8EE6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208" w:type="dxa"/>
          </w:tcPr>
          <w:p w14:paraId="1939CFA5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正式试验</w:t>
            </w:r>
          </w:p>
        </w:tc>
      </w:tr>
      <w:tr w14:paraId="66A9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 w14:paraId="744AACD5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208" w:type="dxa"/>
          </w:tcPr>
          <w:p w14:paraId="6FD5584B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完成正式试验-提供总结报告初稿 </w:t>
            </w:r>
          </w:p>
        </w:tc>
      </w:tr>
      <w:tr w14:paraId="28C1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vAlign w:val="center"/>
          </w:tcPr>
          <w:p w14:paraId="02ED601E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6208" w:type="dxa"/>
          </w:tcPr>
          <w:p w14:paraId="678D09E8">
            <w:pP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提供总结报告初稿-正式试验总结报告签字结题</w:t>
            </w:r>
          </w:p>
        </w:tc>
      </w:tr>
    </w:tbl>
    <w:p w14:paraId="10164710">
      <w:pPr>
        <w:rPr>
          <w:b/>
          <w:bCs/>
        </w:rPr>
      </w:pPr>
    </w:p>
    <w:p w14:paraId="10F329D1">
      <w:pPr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b/>
          <w:color w:val="000000"/>
          <w:szCs w:val="21"/>
        </w:rPr>
        <w:t>7</w:t>
      </w:r>
      <w:r>
        <w:rPr>
          <w:rFonts w:ascii="Times New Roman" w:hAnsi="Times New Roman"/>
          <w:b/>
          <w:color w:val="000000"/>
          <w:szCs w:val="21"/>
        </w:rPr>
        <w:t>、体外溶血试验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6780"/>
      </w:tblGrid>
      <w:tr w14:paraId="0A8CB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22" w:type="pct"/>
            <w:vAlign w:val="center"/>
          </w:tcPr>
          <w:p w14:paraId="5B97FEB5">
            <w:pPr>
              <w:pStyle w:val="27"/>
              <w:spacing w:before="40" w:after="20"/>
              <w:jc w:val="left"/>
              <w:rPr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bCs/>
                <w:color w:val="000000"/>
                <w:sz w:val="21"/>
                <w:szCs w:val="21"/>
                <w:lang w:eastAsia="zh-CN"/>
              </w:rPr>
              <w:t>GLP</w:t>
            </w:r>
          </w:p>
        </w:tc>
        <w:tc>
          <w:tcPr>
            <w:tcW w:w="3978" w:type="pct"/>
            <w:vAlign w:val="center"/>
          </w:tcPr>
          <w:p w14:paraId="7113400A">
            <w:pPr>
              <w:pStyle w:val="28"/>
              <w:spacing w:after="20"/>
              <w:jc w:val="left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是</w:t>
            </w:r>
          </w:p>
        </w:tc>
      </w:tr>
      <w:tr w14:paraId="77825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22" w:type="pct"/>
            <w:vAlign w:val="center"/>
          </w:tcPr>
          <w:p w14:paraId="3297062A">
            <w:pPr>
              <w:pStyle w:val="27"/>
              <w:spacing w:before="40" w:after="20"/>
              <w:jc w:val="left"/>
              <w:rPr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bCs/>
                <w:color w:val="000000"/>
                <w:sz w:val="21"/>
                <w:szCs w:val="21"/>
                <w:lang w:eastAsia="zh-CN"/>
              </w:rPr>
              <w:t>溶媒及阴性对照</w:t>
            </w:r>
          </w:p>
        </w:tc>
        <w:tc>
          <w:tcPr>
            <w:tcW w:w="3978" w:type="pct"/>
            <w:vAlign w:val="center"/>
          </w:tcPr>
          <w:p w14:paraId="66D43F04">
            <w:pPr>
              <w:pStyle w:val="28"/>
              <w:spacing w:after="20"/>
              <w:jc w:val="left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生理盐水</w:t>
            </w:r>
          </w:p>
        </w:tc>
      </w:tr>
      <w:tr w14:paraId="585C9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22" w:type="pct"/>
            <w:vAlign w:val="center"/>
          </w:tcPr>
          <w:p w14:paraId="5ED365CE">
            <w:pPr>
              <w:pStyle w:val="27"/>
              <w:spacing w:before="40" w:after="20"/>
              <w:jc w:val="left"/>
              <w:rPr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bCs/>
                <w:color w:val="000000"/>
                <w:sz w:val="21"/>
                <w:szCs w:val="21"/>
                <w:lang w:eastAsia="zh-CN"/>
              </w:rPr>
              <w:t>阳性对照品</w:t>
            </w:r>
          </w:p>
        </w:tc>
        <w:tc>
          <w:tcPr>
            <w:tcW w:w="3978" w:type="pct"/>
            <w:vAlign w:val="center"/>
          </w:tcPr>
          <w:p w14:paraId="6EF56CD2">
            <w:pPr>
              <w:pStyle w:val="28"/>
              <w:spacing w:after="20"/>
              <w:jc w:val="left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注射用水</w:t>
            </w:r>
          </w:p>
        </w:tc>
      </w:tr>
      <w:tr w14:paraId="4EB7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22" w:type="pct"/>
            <w:vAlign w:val="center"/>
          </w:tcPr>
          <w:p w14:paraId="74299E1C">
            <w:pPr>
              <w:pStyle w:val="28"/>
              <w:spacing w:after="20"/>
              <w:jc w:val="left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lang w:eastAsia="zh-CN"/>
              </w:rPr>
              <w:t>研究系统</w:t>
            </w:r>
          </w:p>
        </w:tc>
        <w:tc>
          <w:tcPr>
            <w:tcW w:w="3978" w:type="pct"/>
            <w:vAlign w:val="center"/>
          </w:tcPr>
          <w:p w14:paraId="7BA39C7E">
            <w:pPr>
              <w:pStyle w:val="28"/>
              <w:spacing w:after="20"/>
              <w:jc w:val="left"/>
              <w:rPr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  <w:lang w:eastAsia="zh-CN"/>
              </w:rPr>
              <w:t>2%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的人红细胞悬液</w:t>
            </w:r>
          </w:p>
        </w:tc>
      </w:tr>
      <w:tr w14:paraId="009FA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22" w:type="pct"/>
            <w:vAlign w:val="center"/>
          </w:tcPr>
          <w:p w14:paraId="718C900D">
            <w:pPr>
              <w:pStyle w:val="28"/>
              <w:spacing w:after="20"/>
              <w:jc w:val="left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b/>
                <w:color w:val="000000"/>
                <w:sz w:val="21"/>
                <w:szCs w:val="21"/>
                <w:lang w:eastAsia="zh-CN"/>
              </w:rPr>
              <w:t>试验设计</w:t>
            </w:r>
          </w:p>
        </w:tc>
        <w:tc>
          <w:tcPr>
            <w:tcW w:w="3978" w:type="pct"/>
            <w:vAlign w:val="center"/>
          </w:tcPr>
          <w:p w14:paraId="387F2448">
            <w:pPr>
              <w:spacing w:before="40" w:after="2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7个试管各加入</w:t>
            </w:r>
            <w:r>
              <w:rPr>
                <w:rFonts w:ascii="Times New Roman" w:hAnsi="Times New Roman"/>
                <w:color w:val="000000"/>
                <w:szCs w:val="21"/>
              </w:rPr>
              <w:t>2.5ml人红细</w:t>
            </w:r>
            <w:r>
              <w:rPr>
                <w:color w:val="000000"/>
                <w:szCs w:val="21"/>
              </w:rPr>
              <w:t>胞。各管分别加入不同量的生理盐水。</w:t>
            </w:r>
          </w:p>
        </w:tc>
      </w:tr>
      <w:tr w14:paraId="3C72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22" w:type="pct"/>
            <w:vAlign w:val="center"/>
          </w:tcPr>
          <w:p w14:paraId="485321B7">
            <w:pPr>
              <w:pStyle w:val="28"/>
              <w:spacing w:after="20"/>
              <w:jc w:val="left"/>
              <w:rPr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  <w:lang w:eastAsia="zh-CN"/>
              </w:rPr>
              <w:t>报告</w:t>
            </w:r>
          </w:p>
        </w:tc>
        <w:tc>
          <w:tcPr>
            <w:tcW w:w="3978" w:type="pct"/>
            <w:vAlign w:val="center"/>
          </w:tcPr>
          <w:p w14:paraId="38414EA3">
            <w:pPr>
              <w:tabs>
                <w:tab w:val="left" w:pos="567"/>
                <w:tab w:val="left" w:pos="2268"/>
              </w:tabs>
              <w:spacing w:before="40" w:after="2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中</w:t>
            </w:r>
            <w:r>
              <w:rPr>
                <w:rFonts w:hint="eastAsia"/>
                <w:color w:val="000000"/>
                <w:szCs w:val="21"/>
              </w:rPr>
              <w:t>、英</w:t>
            </w:r>
            <w:r>
              <w:rPr>
                <w:color w:val="000000"/>
                <w:szCs w:val="21"/>
              </w:rPr>
              <w:t>文</w:t>
            </w:r>
          </w:p>
        </w:tc>
      </w:tr>
      <w:tr w14:paraId="2BF4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22" w:type="pct"/>
            <w:vAlign w:val="center"/>
          </w:tcPr>
          <w:p w14:paraId="51A1DF52">
            <w:pPr>
              <w:pStyle w:val="28"/>
              <w:spacing w:after="20"/>
              <w:jc w:val="left"/>
              <w:rPr>
                <w:b/>
                <w:color w:val="000000"/>
                <w:sz w:val="21"/>
                <w:szCs w:val="21"/>
                <w:lang w:eastAsia="zh-CN"/>
              </w:rPr>
            </w:pPr>
            <w:bookmarkStart w:id="57" w:name="_Hlk184036995"/>
            <w:r>
              <w:rPr>
                <w:rFonts w:hint="eastAsia"/>
                <w:b/>
                <w:bCs/>
                <w:color w:val="000000"/>
                <w:sz w:val="21"/>
                <w:szCs w:val="21"/>
                <w:lang w:eastAsia="zh-CN"/>
              </w:rPr>
              <w:t>其它-</w:t>
            </w:r>
            <w:r>
              <w:rPr>
                <w:rFonts w:hint="eastAsia"/>
                <w:b/>
                <w:bCs/>
                <w:color w:val="FF0000"/>
                <w:sz w:val="21"/>
                <w:szCs w:val="21"/>
                <w:lang w:eastAsia="zh-CN"/>
              </w:rPr>
              <w:t>需保证满足时间节点</w:t>
            </w:r>
          </w:p>
        </w:tc>
        <w:tc>
          <w:tcPr>
            <w:tcW w:w="3978" w:type="pct"/>
            <w:vAlign w:val="center"/>
          </w:tcPr>
          <w:p w14:paraId="4A0138FC">
            <w:pPr>
              <w:tabs>
                <w:tab w:val="left" w:pos="567"/>
                <w:tab w:val="left" w:pos="2268"/>
              </w:tabs>
              <w:spacing w:before="40" w:after="2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供试品提供后</w:t>
            </w:r>
            <w:r>
              <w:rPr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.5个月内试验报告定稿签字</w:t>
            </w:r>
          </w:p>
        </w:tc>
      </w:tr>
      <w:bookmarkEnd w:id="57"/>
    </w:tbl>
    <w:p w14:paraId="01CAB658">
      <w:pPr>
        <w:rPr>
          <w:rFonts w:ascii="Times New Roman" w:hAnsi="Times New Roman"/>
          <w:b/>
          <w:sz w:val="24"/>
        </w:rPr>
      </w:pPr>
    </w:p>
    <w:p w14:paraId="7F026528">
      <w:pPr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8</w:t>
      </w:r>
      <w:r>
        <w:rPr>
          <w:rFonts w:ascii="Times New Roman" w:hAnsi="Times New Roman"/>
          <w:b/>
          <w:szCs w:val="21"/>
        </w:rPr>
        <w:t>、组织交叉试验</w:t>
      </w:r>
    </w:p>
    <w:tbl>
      <w:tblPr>
        <w:tblStyle w:val="10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6780"/>
      </w:tblGrid>
      <w:tr w14:paraId="5DE34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022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9EF99A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GLP</w:t>
            </w:r>
          </w:p>
        </w:tc>
        <w:tc>
          <w:tcPr>
            <w:tcW w:w="3978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7E5971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是</w:t>
            </w:r>
          </w:p>
        </w:tc>
      </w:tr>
      <w:tr w14:paraId="4D91B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022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EC18F7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试验方法</w:t>
            </w:r>
          </w:p>
        </w:tc>
        <w:tc>
          <w:tcPr>
            <w:tcW w:w="3978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AA7D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免疫组织化学染色</w:t>
            </w:r>
          </w:p>
          <w:p w14:paraId="41A7631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生物素标记供试品，然后与链酶亲和素（二抗）结合，DAB显色。</w:t>
            </w:r>
          </w:p>
        </w:tc>
      </w:tr>
      <w:tr w14:paraId="6784A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102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882F75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试验分组</w:t>
            </w:r>
          </w:p>
        </w:tc>
        <w:tc>
          <w:tcPr>
            <w:tcW w:w="3978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EA91BF4">
            <w:pPr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供试品低剂量组（供试品</w:t>
            </w:r>
            <w:r>
              <w:rPr>
                <w:rFonts w:ascii="Times New Roman" w:hAnsi="Times New Roman"/>
              </w:rPr>
              <w:t>-Biotin</w:t>
            </w:r>
            <w:r>
              <w:rPr>
                <w:rFonts w:hint="eastAsia" w:ascii="Times New Roman" w:hAnsi="Times New Roman"/>
              </w:rPr>
              <w:t>，低浓度）</w:t>
            </w:r>
          </w:p>
          <w:p w14:paraId="08A22255">
            <w:pPr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供试品高剂量组（供试品</w:t>
            </w:r>
            <w:r>
              <w:rPr>
                <w:rFonts w:ascii="Times New Roman" w:hAnsi="Times New Roman"/>
              </w:rPr>
              <w:t>-Biotin</w:t>
            </w:r>
            <w:r>
              <w:rPr>
                <w:rFonts w:hint="eastAsia" w:ascii="Times New Roman" w:hAnsi="Times New Roman"/>
              </w:rPr>
              <w:t>，高浓度）</w:t>
            </w:r>
          </w:p>
          <w:p w14:paraId="4F0BBD51">
            <w:pPr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同型对照组（</w:t>
            </w:r>
            <w:r>
              <w:rPr>
                <w:rFonts w:ascii="Times New Roman" w:hAnsi="Times New Roman"/>
              </w:rPr>
              <w:t>Human IgG1-Biotin</w:t>
            </w:r>
            <w:r>
              <w:rPr>
                <w:rFonts w:hint="eastAsia" w:ascii="Times New Roman" w:hAnsi="Times New Roman"/>
              </w:rPr>
              <w:t>）</w:t>
            </w:r>
          </w:p>
          <w:p w14:paraId="106AAD3D">
            <w:pPr>
              <w:rPr>
                <w:rFonts w:ascii="Times New Roman" w:hAnsi="Times New Roman"/>
                <w:color w:val="FF0000"/>
              </w:rPr>
            </w:pPr>
            <w:r>
              <w:rPr>
                <w:rFonts w:hint="eastAsia" w:ascii="Times New Roman" w:hAnsi="Times New Roman"/>
              </w:rPr>
              <w:t>阴性对照组（</w:t>
            </w:r>
            <w:r>
              <w:rPr>
                <w:rFonts w:ascii="Times New Roman" w:hAnsi="Times New Roman"/>
              </w:rPr>
              <w:t>PBST</w:t>
            </w:r>
            <w:r>
              <w:rPr>
                <w:rFonts w:hint="eastAsia" w:ascii="Times New Roman" w:hAnsi="Times New Roman"/>
              </w:rPr>
              <w:t>）</w:t>
            </w:r>
          </w:p>
        </w:tc>
      </w:tr>
      <w:tr w14:paraId="2339A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02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6A1C41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使用试剂</w:t>
            </w:r>
          </w:p>
        </w:tc>
        <w:tc>
          <w:tcPr>
            <w:tcW w:w="3978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6ECBDC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生物素标记供试品、生物素标记同型对照品、阴性对照品、链酶亲和素（二抗）</w:t>
            </w:r>
          </w:p>
        </w:tc>
      </w:tr>
      <w:tr w14:paraId="4F819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102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BDF20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方法学建立</w:t>
            </w:r>
          </w:p>
          <w:p w14:paraId="59EBB1C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（预实验）</w:t>
            </w:r>
          </w:p>
        </w:tc>
        <w:tc>
          <w:tcPr>
            <w:tcW w:w="3978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11BB87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依据经验及相关文献，使用生物素标记的供试品与部分组织（待定为阳性和阴性对照）进行免疫组化染色。</w:t>
            </w:r>
          </w:p>
        </w:tc>
      </w:tr>
      <w:tr w14:paraId="7952A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02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8F1C0D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组织有效性验证</w:t>
            </w:r>
          </w:p>
        </w:tc>
        <w:tc>
          <w:tcPr>
            <w:tcW w:w="3978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D7EECE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所有组织切片进行有效性检测</w:t>
            </w:r>
          </w:p>
        </w:tc>
      </w:tr>
      <w:tr w14:paraId="7A018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02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638CEB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报告</w:t>
            </w:r>
          </w:p>
        </w:tc>
        <w:tc>
          <w:tcPr>
            <w:tcW w:w="3978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C5EC03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中文、英文</w:t>
            </w:r>
          </w:p>
        </w:tc>
      </w:tr>
      <w:tr w14:paraId="0D942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02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3BB89FC">
            <w:pPr>
              <w:rPr>
                <w:rFonts w:ascii="Times New Roman" w:hAnsi="Times New Roman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其它-</w:t>
            </w:r>
            <w:r>
              <w:rPr>
                <w:rFonts w:hint="eastAsia"/>
                <w:b/>
                <w:bCs/>
                <w:color w:val="FF0000"/>
                <w:szCs w:val="21"/>
              </w:rPr>
              <w:t>需保证满足时间节点</w:t>
            </w:r>
          </w:p>
        </w:tc>
        <w:tc>
          <w:tcPr>
            <w:tcW w:w="3978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CA97FAE">
            <w:pPr>
              <w:rPr>
                <w:rFonts w:ascii="Times New Roman" w:hAnsi="Times New Roman"/>
              </w:rPr>
            </w:pPr>
            <w:r>
              <w:rPr>
                <w:rFonts w:hint="eastAsia"/>
                <w:color w:val="000000"/>
                <w:szCs w:val="21"/>
              </w:rPr>
              <w:t>供试品提供后</w:t>
            </w:r>
            <w:r>
              <w:rPr>
                <w:rFonts w:ascii="Times New Roman" w:hAnsi="Times New Roman"/>
                <w:color w:val="000000"/>
                <w:szCs w:val="21"/>
              </w:rPr>
              <w:t>3个月内试验报告定稿签字</w:t>
            </w:r>
          </w:p>
        </w:tc>
      </w:tr>
      <w:tr w14:paraId="22DA1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102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62481AD">
            <w:pPr>
              <w:rPr>
                <w:b/>
                <w:bCs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</w:rPr>
              <w:t>备注</w:t>
            </w:r>
          </w:p>
        </w:tc>
        <w:tc>
          <w:tcPr>
            <w:tcW w:w="3978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218FC089">
            <w:pPr>
              <w:rPr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color w:val="FF0000"/>
              </w:rPr>
              <w:t>甲方只提供供试品原液，所有其他相关试剂均由乙方提供。</w:t>
            </w:r>
          </w:p>
        </w:tc>
      </w:tr>
    </w:tbl>
    <w:p w14:paraId="1B8EC710">
      <w:pPr>
        <w:rPr>
          <w:rFonts w:hint="eastAsia"/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8117CA9">
      <w:pPr>
        <w:rPr>
          <w:rFonts w:hint="eastAsia"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14134609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15F25FAD"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7C29C1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F44AD"/>
    <w:multiLevelType w:val="multilevel"/>
    <w:tmpl w:val="063F44AD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391637C6"/>
    <w:multiLevelType w:val="multilevel"/>
    <w:tmpl w:val="391637C6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5E0F4170"/>
    <w:multiLevelType w:val="multilevel"/>
    <w:tmpl w:val="5E0F417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3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782243D"/>
    <w:multiLevelType w:val="multilevel"/>
    <w:tmpl w:val="6782243D"/>
    <w:lvl w:ilvl="0" w:tentative="0">
      <w:start w:val="0"/>
      <w:numFmt w:val="bullet"/>
      <w:lvlText w:val=""/>
      <w:lvlJc w:val="left"/>
      <w:pPr>
        <w:ind w:left="420" w:hanging="420"/>
      </w:pPr>
      <w:rPr>
        <w:rFonts w:hint="default" w:ascii="Wingdings" w:hAnsi="Wingdings" w:eastAsia="宋体" w:cs="Times New Roman"/>
        <w:b w:val="0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uan,Xiaoling/袁小玲">
    <w15:presenceInfo w15:providerId="AD" w15:userId="S::xiaoling_yuan@henlius.com::18fc9f7b-22c2-4039-b7ac-c626aa1f0d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F4"/>
    <w:rsid w:val="000032B9"/>
    <w:rsid w:val="000033C6"/>
    <w:rsid w:val="00007775"/>
    <w:rsid w:val="000111C2"/>
    <w:rsid w:val="00011402"/>
    <w:rsid w:val="0001239B"/>
    <w:rsid w:val="00022262"/>
    <w:rsid w:val="000240C7"/>
    <w:rsid w:val="00027BE7"/>
    <w:rsid w:val="0004532B"/>
    <w:rsid w:val="00047E49"/>
    <w:rsid w:val="00050ECF"/>
    <w:rsid w:val="00053D1B"/>
    <w:rsid w:val="00062EBE"/>
    <w:rsid w:val="00065508"/>
    <w:rsid w:val="00066A2D"/>
    <w:rsid w:val="00082B59"/>
    <w:rsid w:val="00086092"/>
    <w:rsid w:val="0008670A"/>
    <w:rsid w:val="00091E08"/>
    <w:rsid w:val="000938DD"/>
    <w:rsid w:val="00096EDF"/>
    <w:rsid w:val="000A23EF"/>
    <w:rsid w:val="000A59F3"/>
    <w:rsid w:val="000A6CB7"/>
    <w:rsid w:val="000B0E44"/>
    <w:rsid w:val="000B3A23"/>
    <w:rsid w:val="000B4CD0"/>
    <w:rsid w:val="000B55D1"/>
    <w:rsid w:val="000C59A2"/>
    <w:rsid w:val="000D35CF"/>
    <w:rsid w:val="000E34D5"/>
    <w:rsid w:val="000E5304"/>
    <w:rsid w:val="000E73FB"/>
    <w:rsid w:val="000F0968"/>
    <w:rsid w:val="000F0B1D"/>
    <w:rsid w:val="000F27C0"/>
    <w:rsid w:val="000F50A5"/>
    <w:rsid w:val="00100AF9"/>
    <w:rsid w:val="00101F06"/>
    <w:rsid w:val="0010368E"/>
    <w:rsid w:val="00103A14"/>
    <w:rsid w:val="001053AB"/>
    <w:rsid w:val="00110CA5"/>
    <w:rsid w:val="00111B50"/>
    <w:rsid w:val="00111CB1"/>
    <w:rsid w:val="00115698"/>
    <w:rsid w:val="001166EA"/>
    <w:rsid w:val="001173C7"/>
    <w:rsid w:val="0013167B"/>
    <w:rsid w:val="0013177E"/>
    <w:rsid w:val="00134A09"/>
    <w:rsid w:val="001419C3"/>
    <w:rsid w:val="0014444F"/>
    <w:rsid w:val="00152269"/>
    <w:rsid w:val="0015388C"/>
    <w:rsid w:val="00155126"/>
    <w:rsid w:val="001573EE"/>
    <w:rsid w:val="00161015"/>
    <w:rsid w:val="00161048"/>
    <w:rsid w:val="0016207E"/>
    <w:rsid w:val="001634B7"/>
    <w:rsid w:val="00163601"/>
    <w:rsid w:val="00163F13"/>
    <w:rsid w:val="0016691D"/>
    <w:rsid w:val="00175B55"/>
    <w:rsid w:val="001801CE"/>
    <w:rsid w:val="00182C6F"/>
    <w:rsid w:val="00186CA0"/>
    <w:rsid w:val="001B1F28"/>
    <w:rsid w:val="001B7616"/>
    <w:rsid w:val="001C0ECD"/>
    <w:rsid w:val="001D01D1"/>
    <w:rsid w:val="001D423B"/>
    <w:rsid w:val="001E43F2"/>
    <w:rsid w:val="001E5748"/>
    <w:rsid w:val="001E7F27"/>
    <w:rsid w:val="001F015A"/>
    <w:rsid w:val="001F34AC"/>
    <w:rsid w:val="001F452C"/>
    <w:rsid w:val="001F69F4"/>
    <w:rsid w:val="0020207C"/>
    <w:rsid w:val="0020539C"/>
    <w:rsid w:val="00207306"/>
    <w:rsid w:val="00210A87"/>
    <w:rsid w:val="0021208F"/>
    <w:rsid w:val="00223917"/>
    <w:rsid w:val="00224C31"/>
    <w:rsid w:val="00225FBC"/>
    <w:rsid w:val="00226257"/>
    <w:rsid w:val="00232B23"/>
    <w:rsid w:val="0024280B"/>
    <w:rsid w:val="00242BBF"/>
    <w:rsid w:val="0025043E"/>
    <w:rsid w:val="0025089B"/>
    <w:rsid w:val="002553AA"/>
    <w:rsid w:val="00261EA0"/>
    <w:rsid w:val="00262172"/>
    <w:rsid w:val="00262236"/>
    <w:rsid w:val="00271316"/>
    <w:rsid w:val="00276F73"/>
    <w:rsid w:val="00282D35"/>
    <w:rsid w:val="00286DD0"/>
    <w:rsid w:val="00292315"/>
    <w:rsid w:val="00295752"/>
    <w:rsid w:val="002968E2"/>
    <w:rsid w:val="002A0A1B"/>
    <w:rsid w:val="002A31F4"/>
    <w:rsid w:val="002A394F"/>
    <w:rsid w:val="002A623C"/>
    <w:rsid w:val="002A75C7"/>
    <w:rsid w:val="002B0817"/>
    <w:rsid w:val="002B4669"/>
    <w:rsid w:val="002C3CAE"/>
    <w:rsid w:val="002C59E8"/>
    <w:rsid w:val="002D0D44"/>
    <w:rsid w:val="002D4A31"/>
    <w:rsid w:val="002D72CD"/>
    <w:rsid w:val="002E17CD"/>
    <w:rsid w:val="002E5C1D"/>
    <w:rsid w:val="002F148A"/>
    <w:rsid w:val="0030459F"/>
    <w:rsid w:val="0031519E"/>
    <w:rsid w:val="003247D9"/>
    <w:rsid w:val="003256E4"/>
    <w:rsid w:val="003342F8"/>
    <w:rsid w:val="00335F07"/>
    <w:rsid w:val="00335F4E"/>
    <w:rsid w:val="00336241"/>
    <w:rsid w:val="00337CEF"/>
    <w:rsid w:val="00340E96"/>
    <w:rsid w:val="00345BB8"/>
    <w:rsid w:val="0035356A"/>
    <w:rsid w:val="003554BA"/>
    <w:rsid w:val="00367179"/>
    <w:rsid w:val="00370D25"/>
    <w:rsid w:val="00373425"/>
    <w:rsid w:val="00375C80"/>
    <w:rsid w:val="00383939"/>
    <w:rsid w:val="00393E37"/>
    <w:rsid w:val="003957DB"/>
    <w:rsid w:val="003964F6"/>
    <w:rsid w:val="003A2B04"/>
    <w:rsid w:val="003C16CE"/>
    <w:rsid w:val="003C1707"/>
    <w:rsid w:val="003C3B8C"/>
    <w:rsid w:val="003C6C6D"/>
    <w:rsid w:val="003D0C7D"/>
    <w:rsid w:val="003D1393"/>
    <w:rsid w:val="003D757A"/>
    <w:rsid w:val="003D7ABB"/>
    <w:rsid w:val="003E0C09"/>
    <w:rsid w:val="003E63B6"/>
    <w:rsid w:val="003F0024"/>
    <w:rsid w:val="003F1BEE"/>
    <w:rsid w:val="003F2BE5"/>
    <w:rsid w:val="003F5A51"/>
    <w:rsid w:val="00402D48"/>
    <w:rsid w:val="004055F7"/>
    <w:rsid w:val="00405D2F"/>
    <w:rsid w:val="004061D2"/>
    <w:rsid w:val="00411686"/>
    <w:rsid w:val="0041527A"/>
    <w:rsid w:val="00424AFD"/>
    <w:rsid w:val="004307A4"/>
    <w:rsid w:val="00432D64"/>
    <w:rsid w:val="00434CD2"/>
    <w:rsid w:val="00435150"/>
    <w:rsid w:val="00440BF0"/>
    <w:rsid w:val="0044743A"/>
    <w:rsid w:val="00467B01"/>
    <w:rsid w:val="0047076F"/>
    <w:rsid w:val="00475720"/>
    <w:rsid w:val="00482EC4"/>
    <w:rsid w:val="00484191"/>
    <w:rsid w:val="00484F54"/>
    <w:rsid w:val="00492BE6"/>
    <w:rsid w:val="00494D6A"/>
    <w:rsid w:val="0049682B"/>
    <w:rsid w:val="00497327"/>
    <w:rsid w:val="004B7680"/>
    <w:rsid w:val="004C3918"/>
    <w:rsid w:val="004C460F"/>
    <w:rsid w:val="004D74BA"/>
    <w:rsid w:val="004E1284"/>
    <w:rsid w:val="004E4622"/>
    <w:rsid w:val="004F207D"/>
    <w:rsid w:val="004F43EF"/>
    <w:rsid w:val="004F4635"/>
    <w:rsid w:val="0050035D"/>
    <w:rsid w:val="00504D54"/>
    <w:rsid w:val="005063E3"/>
    <w:rsid w:val="00507323"/>
    <w:rsid w:val="00510644"/>
    <w:rsid w:val="00511DBB"/>
    <w:rsid w:val="00515B3C"/>
    <w:rsid w:val="0052051B"/>
    <w:rsid w:val="005238EE"/>
    <w:rsid w:val="00525834"/>
    <w:rsid w:val="00525E18"/>
    <w:rsid w:val="00526C92"/>
    <w:rsid w:val="0053055D"/>
    <w:rsid w:val="00532D46"/>
    <w:rsid w:val="0053474D"/>
    <w:rsid w:val="005350A6"/>
    <w:rsid w:val="005374E8"/>
    <w:rsid w:val="00540448"/>
    <w:rsid w:val="00540915"/>
    <w:rsid w:val="00544857"/>
    <w:rsid w:val="00545DCF"/>
    <w:rsid w:val="00550E27"/>
    <w:rsid w:val="00552500"/>
    <w:rsid w:val="005571B8"/>
    <w:rsid w:val="005653D4"/>
    <w:rsid w:val="00566FEF"/>
    <w:rsid w:val="00567975"/>
    <w:rsid w:val="00567B91"/>
    <w:rsid w:val="00570CE2"/>
    <w:rsid w:val="0057455D"/>
    <w:rsid w:val="0057478D"/>
    <w:rsid w:val="005757F5"/>
    <w:rsid w:val="00591479"/>
    <w:rsid w:val="00596931"/>
    <w:rsid w:val="00597726"/>
    <w:rsid w:val="005A07BC"/>
    <w:rsid w:val="005A5B5B"/>
    <w:rsid w:val="005A6E48"/>
    <w:rsid w:val="005B422A"/>
    <w:rsid w:val="005B6934"/>
    <w:rsid w:val="005B7262"/>
    <w:rsid w:val="005C22D9"/>
    <w:rsid w:val="005D3182"/>
    <w:rsid w:val="005D6FC4"/>
    <w:rsid w:val="005F1EEC"/>
    <w:rsid w:val="00613BFD"/>
    <w:rsid w:val="00630A31"/>
    <w:rsid w:val="006321CE"/>
    <w:rsid w:val="00637920"/>
    <w:rsid w:val="00637BEF"/>
    <w:rsid w:val="00642829"/>
    <w:rsid w:val="00647CE6"/>
    <w:rsid w:val="006528BB"/>
    <w:rsid w:val="006547B7"/>
    <w:rsid w:val="00656640"/>
    <w:rsid w:val="00656D88"/>
    <w:rsid w:val="006570C4"/>
    <w:rsid w:val="0066114C"/>
    <w:rsid w:val="00670269"/>
    <w:rsid w:val="00675589"/>
    <w:rsid w:val="00682667"/>
    <w:rsid w:val="00683297"/>
    <w:rsid w:val="00693AF0"/>
    <w:rsid w:val="00695ABA"/>
    <w:rsid w:val="0069709B"/>
    <w:rsid w:val="00697E89"/>
    <w:rsid w:val="006A3710"/>
    <w:rsid w:val="006A7C78"/>
    <w:rsid w:val="006B0240"/>
    <w:rsid w:val="006B1C07"/>
    <w:rsid w:val="006B2C85"/>
    <w:rsid w:val="006B59B0"/>
    <w:rsid w:val="006B7629"/>
    <w:rsid w:val="006C43A1"/>
    <w:rsid w:val="006D2A92"/>
    <w:rsid w:val="006D304B"/>
    <w:rsid w:val="006D79E1"/>
    <w:rsid w:val="006E34E8"/>
    <w:rsid w:val="006F31D3"/>
    <w:rsid w:val="006F6DC8"/>
    <w:rsid w:val="00704816"/>
    <w:rsid w:val="00705F3E"/>
    <w:rsid w:val="007115AB"/>
    <w:rsid w:val="0071721C"/>
    <w:rsid w:val="007173F5"/>
    <w:rsid w:val="00717B35"/>
    <w:rsid w:val="00722571"/>
    <w:rsid w:val="007226F1"/>
    <w:rsid w:val="00722B46"/>
    <w:rsid w:val="00727B7C"/>
    <w:rsid w:val="00730B30"/>
    <w:rsid w:val="007346A1"/>
    <w:rsid w:val="007377CF"/>
    <w:rsid w:val="00741435"/>
    <w:rsid w:val="00745AD6"/>
    <w:rsid w:val="00750D4A"/>
    <w:rsid w:val="00752001"/>
    <w:rsid w:val="00753F65"/>
    <w:rsid w:val="00755633"/>
    <w:rsid w:val="0076040A"/>
    <w:rsid w:val="007659D7"/>
    <w:rsid w:val="00767FF8"/>
    <w:rsid w:val="00772CAD"/>
    <w:rsid w:val="007805DD"/>
    <w:rsid w:val="007849FE"/>
    <w:rsid w:val="00787ED5"/>
    <w:rsid w:val="007908F8"/>
    <w:rsid w:val="00792ACA"/>
    <w:rsid w:val="00792DCE"/>
    <w:rsid w:val="007A1252"/>
    <w:rsid w:val="007A1C6D"/>
    <w:rsid w:val="007A36F6"/>
    <w:rsid w:val="007A5941"/>
    <w:rsid w:val="007B042E"/>
    <w:rsid w:val="007B733D"/>
    <w:rsid w:val="007C433E"/>
    <w:rsid w:val="007C6852"/>
    <w:rsid w:val="007D58AE"/>
    <w:rsid w:val="007D6F49"/>
    <w:rsid w:val="007E3664"/>
    <w:rsid w:val="007E4F28"/>
    <w:rsid w:val="007E6CFB"/>
    <w:rsid w:val="007F4612"/>
    <w:rsid w:val="007F472A"/>
    <w:rsid w:val="007F50B5"/>
    <w:rsid w:val="00802565"/>
    <w:rsid w:val="00803420"/>
    <w:rsid w:val="00803A31"/>
    <w:rsid w:val="00814B71"/>
    <w:rsid w:val="008201FB"/>
    <w:rsid w:val="00824065"/>
    <w:rsid w:val="00824CB1"/>
    <w:rsid w:val="00825E8B"/>
    <w:rsid w:val="0082606D"/>
    <w:rsid w:val="00830D01"/>
    <w:rsid w:val="00830FB8"/>
    <w:rsid w:val="00832C4E"/>
    <w:rsid w:val="0083374E"/>
    <w:rsid w:val="00835F4A"/>
    <w:rsid w:val="008370EA"/>
    <w:rsid w:val="00843C74"/>
    <w:rsid w:val="00847C03"/>
    <w:rsid w:val="00850B55"/>
    <w:rsid w:val="00850D95"/>
    <w:rsid w:val="008538B2"/>
    <w:rsid w:val="00860CAA"/>
    <w:rsid w:val="0086465E"/>
    <w:rsid w:val="0086773E"/>
    <w:rsid w:val="00867C19"/>
    <w:rsid w:val="00871302"/>
    <w:rsid w:val="00873370"/>
    <w:rsid w:val="008733FC"/>
    <w:rsid w:val="0087422B"/>
    <w:rsid w:val="008756B9"/>
    <w:rsid w:val="0087775F"/>
    <w:rsid w:val="00877C08"/>
    <w:rsid w:val="00880E47"/>
    <w:rsid w:val="00880FB7"/>
    <w:rsid w:val="00881F4F"/>
    <w:rsid w:val="00883FD7"/>
    <w:rsid w:val="008873E5"/>
    <w:rsid w:val="00893EC1"/>
    <w:rsid w:val="008A4432"/>
    <w:rsid w:val="008A6175"/>
    <w:rsid w:val="008B5E2B"/>
    <w:rsid w:val="008B7355"/>
    <w:rsid w:val="008C0821"/>
    <w:rsid w:val="008D51F4"/>
    <w:rsid w:val="008D637D"/>
    <w:rsid w:val="008D7450"/>
    <w:rsid w:val="008D7F0C"/>
    <w:rsid w:val="008E0779"/>
    <w:rsid w:val="008E3DCB"/>
    <w:rsid w:val="008E61C5"/>
    <w:rsid w:val="008E636D"/>
    <w:rsid w:val="008E6CCF"/>
    <w:rsid w:val="008F4E6F"/>
    <w:rsid w:val="008F6AEE"/>
    <w:rsid w:val="0091229F"/>
    <w:rsid w:val="0091414B"/>
    <w:rsid w:val="00916309"/>
    <w:rsid w:val="00916B56"/>
    <w:rsid w:val="00917354"/>
    <w:rsid w:val="00917D21"/>
    <w:rsid w:val="00923D44"/>
    <w:rsid w:val="009245CD"/>
    <w:rsid w:val="00941DF0"/>
    <w:rsid w:val="00943386"/>
    <w:rsid w:val="009500FA"/>
    <w:rsid w:val="009515C2"/>
    <w:rsid w:val="0095407A"/>
    <w:rsid w:val="009604EA"/>
    <w:rsid w:val="00960909"/>
    <w:rsid w:val="00960BE9"/>
    <w:rsid w:val="0096273A"/>
    <w:rsid w:val="00964453"/>
    <w:rsid w:val="009720B3"/>
    <w:rsid w:val="009737B4"/>
    <w:rsid w:val="009754A2"/>
    <w:rsid w:val="009758B8"/>
    <w:rsid w:val="009823B2"/>
    <w:rsid w:val="00994DF1"/>
    <w:rsid w:val="00995FB6"/>
    <w:rsid w:val="00996A2F"/>
    <w:rsid w:val="009A1739"/>
    <w:rsid w:val="009A19A5"/>
    <w:rsid w:val="009A7FB0"/>
    <w:rsid w:val="009B1735"/>
    <w:rsid w:val="009B63C5"/>
    <w:rsid w:val="009B7EFC"/>
    <w:rsid w:val="009C3D0F"/>
    <w:rsid w:val="009D3F50"/>
    <w:rsid w:val="009D58D5"/>
    <w:rsid w:val="009E58DA"/>
    <w:rsid w:val="009F01F8"/>
    <w:rsid w:val="009F0E8E"/>
    <w:rsid w:val="009F4BCE"/>
    <w:rsid w:val="009F6957"/>
    <w:rsid w:val="00A00619"/>
    <w:rsid w:val="00A041B9"/>
    <w:rsid w:val="00A06F60"/>
    <w:rsid w:val="00A0774A"/>
    <w:rsid w:val="00A101C3"/>
    <w:rsid w:val="00A11589"/>
    <w:rsid w:val="00A11699"/>
    <w:rsid w:val="00A13814"/>
    <w:rsid w:val="00A164F2"/>
    <w:rsid w:val="00A20FFE"/>
    <w:rsid w:val="00A303B5"/>
    <w:rsid w:val="00A30CB1"/>
    <w:rsid w:val="00A317A4"/>
    <w:rsid w:val="00A32FD7"/>
    <w:rsid w:val="00A376A9"/>
    <w:rsid w:val="00A37A4D"/>
    <w:rsid w:val="00A40097"/>
    <w:rsid w:val="00A400A6"/>
    <w:rsid w:val="00A43595"/>
    <w:rsid w:val="00A46290"/>
    <w:rsid w:val="00A509BD"/>
    <w:rsid w:val="00A52E95"/>
    <w:rsid w:val="00A571F7"/>
    <w:rsid w:val="00A6076E"/>
    <w:rsid w:val="00A61213"/>
    <w:rsid w:val="00A6377F"/>
    <w:rsid w:val="00A76BDB"/>
    <w:rsid w:val="00A83DDA"/>
    <w:rsid w:val="00A83FDA"/>
    <w:rsid w:val="00A85C34"/>
    <w:rsid w:val="00A904BF"/>
    <w:rsid w:val="00A91B25"/>
    <w:rsid w:val="00A938D6"/>
    <w:rsid w:val="00A9545F"/>
    <w:rsid w:val="00A95637"/>
    <w:rsid w:val="00AA09AF"/>
    <w:rsid w:val="00AB36B5"/>
    <w:rsid w:val="00AB6D3D"/>
    <w:rsid w:val="00AC0120"/>
    <w:rsid w:val="00AC0CC7"/>
    <w:rsid w:val="00AC7751"/>
    <w:rsid w:val="00AD24EE"/>
    <w:rsid w:val="00AD4677"/>
    <w:rsid w:val="00AD4CF3"/>
    <w:rsid w:val="00AE0545"/>
    <w:rsid w:val="00AE2D47"/>
    <w:rsid w:val="00AE5CCA"/>
    <w:rsid w:val="00AE6713"/>
    <w:rsid w:val="00AE7458"/>
    <w:rsid w:val="00AE7FFD"/>
    <w:rsid w:val="00AF133C"/>
    <w:rsid w:val="00AF5D6A"/>
    <w:rsid w:val="00B11783"/>
    <w:rsid w:val="00B129A4"/>
    <w:rsid w:val="00B14F03"/>
    <w:rsid w:val="00B177A6"/>
    <w:rsid w:val="00B21E3D"/>
    <w:rsid w:val="00B232D5"/>
    <w:rsid w:val="00B2539B"/>
    <w:rsid w:val="00B30614"/>
    <w:rsid w:val="00B33448"/>
    <w:rsid w:val="00B347CB"/>
    <w:rsid w:val="00B34AC6"/>
    <w:rsid w:val="00B353E5"/>
    <w:rsid w:val="00B42F0E"/>
    <w:rsid w:val="00B443D3"/>
    <w:rsid w:val="00B45178"/>
    <w:rsid w:val="00B45BC3"/>
    <w:rsid w:val="00B46694"/>
    <w:rsid w:val="00B46AEB"/>
    <w:rsid w:val="00B519CA"/>
    <w:rsid w:val="00B52D91"/>
    <w:rsid w:val="00B536EA"/>
    <w:rsid w:val="00B572E3"/>
    <w:rsid w:val="00B607CF"/>
    <w:rsid w:val="00B65606"/>
    <w:rsid w:val="00B659C9"/>
    <w:rsid w:val="00B743D1"/>
    <w:rsid w:val="00B765DE"/>
    <w:rsid w:val="00B76D51"/>
    <w:rsid w:val="00B805F9"/>
    <w:rsid w:val="00B85E6A"/>
    <w:rsid w:val="00B86695"/>
    <w:rsid w:val="00B96819"/>
    <w:rsid w:val="00BA29D4"/>
    <w:rsid w:val="00BA4A9A"/>
    <w:rsid w:val="00BA4D6C"/>
    <w:rsid w:val="00BB010B"/>
    <w:rsid w:val="00BB0933"/>
    <w:rsid w:val="00BB4F9D"/>
    <w:rsid w:val="00BB4FE1"/>
    <w:rsid w:val="00BB78B9"/>
    <w:rsid w:val="00BC18EB"/>
    <w:rsid w:val="00BC4C00"/>
    <w:rsid w:val="00BD1F89"/>
    <w:rsid w:val="00BD7DDB"/>
    <w:rsid w:val="00BE093A"/>
    <w:rsid w:val="00BE647B"/>
    <w:rsid w:val="00BE6F21"/>
    <w:rsid w:val="00BE7A0E"/>
    <w:rsid w:val="00BF24A7"/>
    <w:rsid w:val="00BF5FB2"/>
    <w:rsid w:val="00BF72FF"/>
    <w:rsid w:val="00C02BFA"/>
    <w:rsid w:val="00C049F4"/>
    <w:rsid w:val="00C07E79"/>
    <w:rsid w:val="00C07F6D"/>
    <w:rsid w:val="00C10CFC"/>
    <w:rsid w:val="00C142AE"/>
    <w:rsid w:val="00C15B8C"/>
    <w:rsid w:val="00C2204C"/>
    <w:rsid w:val="00C22507"/>
    <w:rsid w:val="00C41B58"/>
    <w:rsid w:val="00C41CBA"/>
    <w:rsid w:val="00C42391"/>
    <w:rsid w:val="00C42574"/>
    <w:rsid w:val="00C42AFF"/>
    <w:rsid w:val="00C44323"/>
    <w:rsid w:val="00C44667"/>
    <w:rsid w:val="00C511C2"/>
    <w:rsid w:val="00C621A5"/>
    <w:rsid w:val="00C643F1"/>
    <w:rsid w:val="00C853F3"/>
    <w:rsid w:val="00C8583C"/>
    <w:rsid w:val="00C93911"/>
    <w:rsid w:val="00C97996"/>
    <w:rsid w:val="00CA1716"/>
    <w:rsid w:val="00CB4204"/>
    <w:rsid w:val="00CB44FC"/>
    <w:rsid w:val="00CB5F54"/>
    <w:rsid w:val="00CB5FC0"/>
    <w:rsid w:val="00CC1348"/>
    <w:rsid w:val="00CC1B35"/>
    <w:rsid w:val="00CC25F5"/>
    <w:rsid w:val="00CC440F"/>
    <w:rsid w:val="00CD4955"/>
    <w:rsid w:val="00CE3E4A"/>
    <w:rsid w:val="00CE51D4"/>
    <w:rsid w:val="00CF1723"/>
    <w:rsid w:val="00D02215"/>
    <w:rsid w:val="00D0255D"/>
    <w:rsid w:val="00D02FA9"/>
    <w:rsid w:val="00D04A20"/>
    <w:rsid w:val="00D067F5"/>
    <w:rsid w:val="00D07285"/>
    <w:rsid w:val="00D17668"/>
    <w:rsid w:val="00D17EF7"/>
    <w:rsid w:val="00D2784C"/>
    <w:rsid w:val="00D34BEA"/>
    <w:rsid w:val="00D374FE"/>
    <w:rsid w:val="00D4178F"/>
    <w:rsid w:val="00D42646"/>
    <w:rsid w:val="00D42AFB"/>
    <w:rsid w:val="00D43831"/>
    <w:rsid w:val="00D4594C"/>
    <w:rsid w:val="00D56C40"/>
    <w:rsid w:val="00D5707F"/>
    <w:rsid w:val="00D57EF7"/>
    <w:rsid w:val="00D60CE7"/>
    <w:rsid w:val="00D61107"/>
    <w:rsid w:val="00D65FC4"/>
    <w:rsid w:val="00D66B53"/>
    <w:rsid w:val="00D75703"/>
    <w:rsid w:val="00D75F9E"/>
    <w:rsid w:val="00D82402"/>
    <w:rsid w:val="00D85730"/>
    <w:rsid w:val="00D8633D"/>
    <w:rsid w:val="00D863F3"/>
    <w:rsid w:val="00D8682D"/>
    <w:rsid w:val="00D86BBC"/>
    <w:rsid w:val="00D90B99"/>
    <w:rsid w:val="00D978F2"/>
    <w:rsid w:val="00DA3A37"/>
    <w:rsid w:val="00DB1A9E"/>
    <w:rsid w:val="00DB66AF"/>
    <w:rsid w:val="00DB7332"/>
    <w:rsid w:val="00DC1672"/>
    <w:rsid w:val="00DD36F0"/>
    <w:rsid w:val="00DD79C1"/>
    <w:rsid w:val="00DE2ED5"/>
    <w:rsid w:val="00DE55D8"/>
    <w:rsid w:val="00DF1189"/>
    <w:rsid w:val="00DF1601"/>
    <w:rsid w:val="00E068B1"/>
    <w:rsid w:val="00E06ED5"/>
    <w:rsid w:val="00E1127B"/>
    <w:rsid w:val="00E22F85"/>
    <w:rsid w:val="00E305F6"/>
    <w:rsid w:val="00E343DF"/>
    <w:rsid w:val="00E353B2"/>
    <w:rsid w:val="00E3549C"/>
    <w:rsid w:val="00E40123"/>
    <w:rsid w:val="00E42A8D"/>
    <w:rsid w:val="00E45CB3"/>
    <w:rsid w:val="00E510B9"/>
    <w:rsid w:val="00E559B5"/>
    <w:rsid w:val="00E56AC2"/>
    <w:rsid w:val="00E573DA"/>
    <w:rsid w:val="00E658CC"/>
    <w:rsid w:val="00E663E9"/>
    <w:rsid w:val="00E66BD6"/>
    <w:rsid w:val="00E71B8A"/>
    <w:rsid w:val="00E8093C"/>
    <w:rsid w:val="00E84BCB"/>
    <w:rsid w:val="00E87691"/>
    <w:rsid w:val="00E92128"/>
    <w:rsid w:val="00E945C8"/>
    <w:rsid w:val="00E9613F"/>
    <w:rsid w:val="00EA0FC5"/>
    <w:rsid w:val="00EA1758"/>
    <w:rsid w:val="00EA67DE"/>
    <w:rsid w:val="00EA7916"/>
    <w:rsid w:val="00EB2858"/>
    <w:rsid w:val="00EB2908"/>
    <w:rsid w:val="00EB4537"/>
    <w:rsid w:val="00EC19EE"/>
    <w:rsid w:val="00EC5AF9"/>
    <w:rsid w:val="00ED1E81"/>
    <w:rsid w:val="00ED2E8A"/>
    <w:rsid w:val="00EE12FE"/>
    <w:rsid w:val="00EF038F"/>
    <w:rsid w:val="00EF2C8F"/>
    <w:rsid w:val="00EF45E2"/>
    <w:rsid w:val="00EF5777"/>
    <w:rsid w:val="00EF60C7"/>
    <w:rsid w:val="00EF77A4"/>
    <w:rsid w:val="00F03420"/>
    <w:rsid w:val="00F04169"/>
    <w:rsid w:val="00F06B49"/>
    <w:rsid w:val="00F2127F"/>
    <w:rsid w:val="00F234F7"/>
    <w:rsid w:val="00F240C0"/>
    <w:rsid w:val="00F24B6B"/>
    <w:rsid w:val="00F256F7"/>
    <w:rsid w:val="00F25949"/>
    <w:rsid w:val="00F2656A"/>
    <w:rsid w:val="00F3101A"/>
    <w:rsid w:val="00F33716"/>
    <w:rsid w:val="00F41822"/>
    <w:rsid w:val="00F477E9"/>
    <w:rsid w:val="00F52725"/>
    <w:rsid w:val="00F52AB8"/>
    <w:rsid w:val="00F542A0"/>
    <w:rsid w:val="00F56DFE"/>
    <w:rsid w:val="00F65008"/>
    <w:rsid w:val="00F656C2"/>
    <w:rsid w:val="00F70520"/>
    <w:rsid w:val="00F728FC"/>
    <w:rsid w:val="00F73885"/>
    <w:rsid w:val="00F775BC"/>
    <w:rsid w:val="00F77C39"/>
    <w:rsid w:val="00F80A1C"/>
    <w:rsid w:val="00F934D3"/>
    <w:rsid w:val="00F97712"/>
    <w:rsid w:val="00FB22B5"/>
    <w:rsid w:val="00FB3F21"/>
    <w:rsid w:val="00FC1DF9"/>
    <w:rsid w:val="00FC3FED"/>
    <w:rsid w:val="00FC421D"/>
    <w:rsid w:val="00FC6682"/>
    <w:rsid w:val="00FC711B"/>
    <w:rsid w:val="00FD2FF8"/>
    <w:rsid w:val="00FD526D"/>
    <w:rsid w:val="00FD6F88"/>
    <w:rsid w:val="00FD79CA"/>
    <w:rsid w:val="00FD7FC7"/>
    <w:rsid w:val="00FE0ECF"/>
    <w:rsid w:val="00FF215C"/>
    <w:rsid w:val="7B94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1"/>
    <w:unhideWhenUsed/>
    <w:qFormat/>
    <w:uiPriority w:val="99"/>
    <w:pPr>
      <w:jc w:val="left"/>
    </w:pPr>
  </w:style>
  <w:style w:type="paragraph" w:styleId="5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tabs>
        <w:tab w:val="left" w:pos="840"/>
        <w:tab w:val="right" w:leader="dot" w:pos="8296"/>
      </w:tabs>
      <w:ind w:left="420" w:leftChars="200"/>
    </w:pPr>
    <w:rPr>
      <w:rFonts w:ascii="华文细黑" w:hAnsi="华文细黑" w:eastAsia="华文细黑"/>
    </w:rPr>
  </w:style>
  <w:style w:type="paragraph" w:styleId="9">
    <w:name w:val="annotation subject"/>
    <w:basedOn w:val="4"/>
    <w:next w:val="4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1 字符"/>
    <w:basedOn w:val="12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9">
    <w:name w:val="页眉 字符"/>
    <w:basedOn w:val="12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页脚 字符"/>
    <w:basedOn w:val="12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1">
    <w:name w:val="批注文字 字符"/>
    <w:basedOn w:val="12"/>
    <w:link w:val="4"/>
    <w:qFormat/>
    <w:uiPriority w:val="99"/>
    <w:rPr>
      <w:rFonts w:ascii="Calibri" w:hAnsi="Calibri" w:eastAsia="宋体" w:cs="Times New Roman"/>
    </w:rPr>
  </w:style>
  <w:style w:type="character" w:customStyle="1" w:styleId="22">
    <w:name w:val="批注主题 字符"/>
    <w:basedOn w:val="21"/>
    <w:link w:val="9"/>
    <w:semiHidden/>
    <w:qFormat/>
    <w:uiPriority w:val="99"/>
    <w:rPr>
      <w:rFonts w:ascii="Calibri" w:hAnsi="Calibri" w:eastAsia="宋体" w:cs="Times New Roman"/>
      <w:b/>
      <w:bCs/>
    </w:rPr>
  </w:style>
  <w:style w:type="paragraph" w:customStyle="1" w:styleId="23">
    <w:name w:val="_Style 22"/>
    <w:basedOn w:val="1"/>
    <w:next w:val="15"/>
    <w:qFormat/>
    <w:uiPriority w:val="34"/>
    <w:pPr>
      <w:ind w:firstLine="420" w:firstLineChars="200"/>
    </w:pPr>
  </w:style>
  <w:style w:type="table" w:customStyle="1" w:styleId="24">
    <w:name w:val="网格型1"/>
    <w:basedOn w:val="10"/>
    <w:qFormat/>
    <w:uiPriority w:val="39"/>
    <w:rPr>
      <w:sz w:val="24"/>
      <w:lang w:eastAsia="zh-TW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">
    <w:name w:val="网格型2"/>
    <w:basedOn w:val="10"/>
    <w:qFormat/>
    <w:uiPriority w:val="39"/>
    <w:rPr>
      <w:sz w:val="24"/>
      <w:lang w:eastAsia="zh-TW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SOP Sub Heading.1"/>
    <w:basedOn w:val="1"/>
    <w:qFormat/>
    <w:uiPriority w:val="0"/>
    <w:pPr>
      <w:spacing w:before="60" w:after="60"/>
    </w:pPr>
    <w:rPr>
      <w:rFonts w:ascii="Times New Roman" w:hAnsi="Times New Roman"/>
      <w:b/>
      <w:kern w:val="0"/>
      <w:sz w:val="24"/>
      <w:szCs w:val="20"/>
      <w:lang w:eastAsia="en-US"/>
    </w:rPr>
  </w:style>
  <w:style w:type="paragraph" w:customStyle="1" w:styleId="28">
    <w:name w:val="SOP Paragraph 1"/>
    <w:basedOn w:val="1"/>
    <w:qFormat/>
    <w:uiPriority w:val="99"/>
    <w:pPr>
      <w:spacing w:before="40" w:after="40"/>
    </w:pPr>
    <w:rPr>
      <w:rFonts w:ascii="Times New Roman" w:hAnsi="Times New Roman"/>
      <w:kern w:val="0"/>
      <w:sz w:val="24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BC918-0A07-49EE-BF6F-37E593B32A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1433</Words>
  <Characters>1770</Characters>
  <Lines>52</Lines>
  <Paragraphs>14</Paragraphs>
  <TotalTime>86</TotalTime>
  <ScaleCrop>false</ScaleCrop>
  <LinksUpToDate>false</LinksUpToDate>
  <CharactersWithSpaces>1924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2026-05-22T02:21:00Z</dcterms:created>
  <dc:creator>Huang,Tingting/黄婷婷</dc:creator>
  <cp:lastModifiedBy>阿伟</cp:lastModifiedBy>
  <dcterms:modified xsi:type="dcterms:W3CDTF">2026-05-25T03:02:53Z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E94CBF34D4FB45F0812148F6D7693141_13</vt:lpwstr>
  </property>
</Properties>
</file>